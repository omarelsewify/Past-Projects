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76566503"/>
        <w:docPartObj>
          <w:docPartGallery w:val="Cover Pages"/>
          <w:docPartUnique/>
        </w:docPartObj>
      </w:sdtPr>
      <w:sdtContent>
        <w:p w14:paraId="316E0AF5" w14:textId="419A2A6B" w:rsidR="00B972B7" w:rsidRDefault="00551BE5">
          <w:r>
            <w:rPr>
              <w:noProof/>
            </w:rPr>
            <mc:AlternateContent>
              <mc:Choice Requires="wpg">
                <w:drawing>
                  <wp:anchor distT="0" distB="0" distL="114300" distR="114300" simplePos="0" relativeHeight="251660288" behindDoc="1" locked="0" layoutInCell="1" allowOverlap="1" wp14:anchorId="45879DD4" wp14:editId="41CBAD85">
                    <wp:simplePos x="0" y="0"/>
                    <wp:positionH relativeFrom="page">
                      <wp:posOffset>440012</wp:posOffset>
                    </wp:positionH>
                    <wp:positionV relativeFrom="page">
                      <wp:posOffset>0</wp:posOffset>
                    </wp:positionV>
                    <wp:extent cx="5945505" cy="3575097"/>
                    <wp:effectExtent l="0" t="0" r="0" b="6350"/>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5945505" cy="3575097"/>
                              <a:chOff x="436828" y="0"/>
                              <a:chExt cx="5944922" cy="3448160"/>
                            </a:xfrm>
                          </wpg:grpSpPr>
                          <wpg:grpSp>
                            <wpg:cNvPr id="460" name="Group 460" title="Crop mark graphic"/>
                            <wpg:cNvGrpSpPr/>
                            <wpg:grpSpPr>
                              <a:xfrm>
                                <a:off x="436828" y="0"/>
                                <a:ext cx="2642616" cy="3401568"/>
                                <a:chOff x="436828" y="0"/>
                                <a:chExt cx="2642616" cy="3401568"/>
                              </a:xfrm>
                            </wpg:grpSpPr>
                            <wps:wsp>
                              <wps:cNvPr id="462" name="Rectangle 462"/>
                              <wps:cNvSpPr/>
                              <wps:spPr>
                                <a:xfrm>
                                  <a:off x="436828"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g:grpSp>
                          <wps:wsp>
                            <wps:cNvPr id="463" name="Text Box 463" title="Title and subtitle"/>
                            <wps:cNvSpPr txBox="1"/>
                            <wps:spPr>
                              <a:xfrm>
                                <a:off x="771525" y="762000"/>
                                <a:ext cx="5610225" cy="2686160"/>
                              </a:xfrm>
                              <a:prstGeom prst="rect">
                                <a:avLst/>
                              </a:prstGeom>
                              <a:noFill/>
                              <a:ln w="6350">
                                <a:noFill/>
                              </a:ln>
                            </wps:spPr>
                            <wps:txbx>
                              <w:txbxContent>
                                <w:sdt>
                                  <w:sdtPr>
                                    <w:rPr>
                                      <w:rFonts w:asciiTheme="majorHAnsi" w:hAnsiTheme="majorHAnsi"/>
                                      <w:color w:val="44546A" w:themeColor="text2"/>
                                      <w:spacing w:val="10"/>
                                      <w:sz w:val="32"/>
                                      <w:szCs w:val="32"/>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3257E914" w14:textId="08CCD6C3" w:rsidR="001F0BED" w:rsidRDefault="001F0BED">
                                      <w:pPr>
                                        <w:pStyle w:val="NoSpacing"/>
                                        <w:spacing w:after="240" w:line="216" w:lineRule="auto"/>
                                        <w:rPr>
                                          <w:rFonts w:asciiTheme="majorHAnsi" w:hAnsiTheme="majorHAnsi"/>
                                          <w:color w:val="44546A" w:themeColor="text2"/>
                                          <w:spacing w:val="10"/>
                                          <w:sz w:val="36"/>
                                          <w:szCs w:val="36"/>
                                        </w:rPr>
                                      </w:pPr>
                                      <w:r w:rsidRPr="00E263C4">
                                        <w:rPr>
                                          <w:rFonts w:asciiTheme="majorHAnsi" w:hAnsiTheme="majorHAnsi"/>
                                          <w:color w:val="44546A" w:themeColor="text2"/>
                                          <w:spacing w:val="10"/>
                                          <w:sz w:val="32"/>
                                          <w:szCs w:val="32"/>
                                        </w:rPr>
                                        <w:t>Individual Project – Project Proposal 2019-2020</w:t>
                                      </w:r>
                                    </w:p>
                                  </w:sdtContent>
                                </w:sdt>
                                <w:sdt>
                                  <w:sdtPr>
                                    <w:rPr>
                                      <w:rFonts w:asciiTheme="majorHAnsi" w:hAnsiTheme="majorHAnsi"/>
                                      <w:caps/>
                                      <w:color w:val="44546A" w:themeColor="text2"/>
                                      <w:sz w:val="72"/>
                                      <w:szCs w:val="72"/>
                                      <w:lang w:val="en-GB"/>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71956021" w14:textId="2AB48EF2" w:rsidR="001F0BED" w:rsidRPr="00B972B7" w:rsidRDefault="001F0BED">
                                      <w:pPr>
                                        <w:pStyle w:val="NoSpacing"/>
                                        <w:spacing w:line="216" w:lineRule="auto"/>
                                        <w:rPr>
                                          <w:rFonts w:asciiTheme="majorHAnsi" w:hAnsiTheme="majorHAnsi"/>
                                          <w:caps/>
                                          <w:color w:val="44546A" w:themeColor="text2"/>
                                          <w:sz w:val="56"/>
                                          <w:szCs w:val="56"/>
                                        </w:rPr>
                                      </w:pPr>
                                      <w:r w:rsidRPr="00E263C4">
                                        <w:rPr>
                                          <w:rFonts w:asciiTheme="majorHAnsi" w:hAnsiTheme="majorHAnsi"/>
                                          <w:color w:val="44546A" w:themeColor="text2"/>
                                          <w:sz w:val="72"/>
                                          <w:szCs w:val="72"/>
                                          <w:lang w:val="en-GB"/>
                                        </w:rPr>
                                        <w:t xml:space="preserve">Numerical </w:t>
                                      </w:r>
                                      <w:r>
                                        <w:rPr>
                                          <w:rFonts w:asciiTheme="majorHAnsi" w:hAnsiTheme="majorHAnsi"/>
                                          <w:color w:val="44546A" w:themeColor="text2"/>
                                          <w:sz w:val="72"/>
                                          <w:szCs w:val="72"/>
                                          <w:lang w:val="en-GB"/>
                                        </w:rPr>
                                        <w:t>M</w:t>
                                      </w:r>
                                      <w:r w:rsidRPr="00E263C4">
                                        <w:rPr>
                                          <w:rFonts w:asciiTheme="majorHAnsi" w:hAnsiTheme="majorHAnsi"/>
                                          <w:color w:val="44546A" w:themeColor="text2"/>
                                          <w:sz w:val="72"/>
                                          <w:szCs w:val="72"/>
                                          <w:lang w:val="en-GB"/>
                                        </w:rPr>
                                        <w:t xml:space="preserve">odelling of </w:t>
                                      </w:r>
                                      <w:r>
                                        <w:rPr>
                                          <w:rFonts w:asciiTheme="majorHAnsi" w:hAnsiTheme="majorHAnsi"/>
                                          <w:color w:val="44546A" w:themeColor="text2"/>
                                          <w:sz w:val="72"/>
                                          <w:szCs w:val="72"/>
                                          <w:lang w:val="en-GB"/>
                                        </w:rPr>
                                        <w:t>T</w:t>
                                      </w:r>
                                      <w:r w:rsidRPr="00E263C4">
                                        <w:rPr>
                                          <w:rFonts w:asciiTheme="majorHAnsi" w:hAnsiTheme="majorHAnsi"/>
                                          <w:color w:val="44546A" w:themeColor="text2"/>
                                          <w:sz w:val="72"/>
                                          <w:szCs w:val="72"/>
                                          <w:lang w:val="en-GB"/>
                                        </w:rPr>
                                        <w:t xml:space="preserve">hermal </w:t>
                                      </w:r>
                                      <w:r>
                                        <w:rPr>
                                          <w:rFonts w:asciiTheme="majorHAnsi" w:hAnsiTheme="majorHAnsi"/>
                                          <w:color w:val="44546A" w:themeColor="text2"/>
                                          <w:sz w:val="72"/>
                                          <w:szCs w:val="72"/>
                                          <w:lang w:val="en-GB"/>
                                        </w:rPr>
                                        <w:t>M</w:t>
                                      </w:r>
                                      <w:r w:rsidRPr="00E263C4">
                                        <w:rPr>
                                          <w:rFonts w:asciiTheme="majorHAnsi" w:hAnsiTheme="majorHAnsi"/>
                                          <w:color w:val="44546A" w:themeColor="text2"/>
                                          <w:sz w:val="72"/>
                                          <w:szCs w:val="72"/>
                                          <w:lang w:val="en-GB"/>
                                        </w:rPr>
                                        <w:t xml:space="preserve">anagement </w:t>
                                      </w:r>
                                      <w:r>
                                        <w:rPr>
                                          <w:rFonts w:asciiTheme="majorHAnsi" w:hAnsiTheme="majorHAnsi"/>
                                          <w:color w:val="44546A" w:themeColor="text2"/>
                                          <w:sz w:val="72"/>
                                          <w:szCs w:val="72"/>
                                          <w:lang w:val="en-GB"/>
                                        </w:rPr>
                                        <w:t>S</w:t>
                                      </w:r>
                                      <w:r w:rsidRPr="00E263C4">
                                        <w:rPr>
                                          <w:rFonts w:asciiTheme="majorHAnsi" w:hAnsiTheme="majorHAnsi"/>
                                          <w:color w:val="44546A" w:themeColor="text2"/>
                                          <w:sz w:val="72"/>
                                          <w:szCs w:val="72"/>
                                          <w:lang w:val="en-GB"/>
                                        </w:rPr>
                                        <w:t xml:space="preserve">ystems in Lithium-ion </w:t>
                                      </w:r>
                                      <w:r>
                                        <w:rPr>
                                          <w:rFonts w:asciiTheme="majorHAnsi" w:hAnsiTheme="majorHAnsi"/>
                                          <w:color w:val="44546A" w:themeColor="text2"/>
                                          <w:sz w:val="72"/>
                                          <w:szCs w:val="72"/>
                                          <w:lang w:val="en-GB"/>
                                        </w:rPr>
                                        <w:t>B</w:t>
                                      </w:r>
                                      <w:r w:rsidRPr="00E263C4">
                                        <w:rPr>
                                          <w:rFonts w:asciiTheme="majorHAnsi" w:hAnsiTheme="majorHAnsi"/>
                                          <w:color w:val="44546A" w:themeColor="text2"/>
                                          <w:sz w:val="72"/>
                                          <w:szCs w:val="72"/>
                                          <w:lang w:val="en-GB"/>
                                        </w:rPr>
                                        <w:t>atteries</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5879DD4" id="Group 459" o:spid="_x0000_s1026" alt="Title: Title and subtitle with crop mark graphic" style="position:absolute;margin-left:34.65pt;margin-top:0;width:468.15pt;height:281.5pt;z-index:-251656192;mso-position-horizontal-relative:page;mso-position-vertical-relative:page;mso-width-relative:margin;mso-height-relative:margin" coordorigin="4368" coordsize="59449,3448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">
                    <v:group id="Group 460" o:spid="_x0000_s1027" style="position:absolute;left:4368;width:26426;height:34015" coordorigin="4368"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">
                      <v:rect id="Rectangle 462" o:spid="_x0000_s1028" style="position:absolute;left:4368;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" filled="f" stroked="f" strokeweight="1pt"/>
                      <v:shape id="Freeform 461" o:spid="_x0000_s1029"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" path="m168,1806l,1806,,,1344,r,165l168,165r,1641xe" fillcolor="#44546a [3215]" stroked="f">
                        <v:path arrowok="t" o:connecttype="custom" o:connectlocs="266700,2867025;0,2867025;0,0;2133600,0;2133600,261938;266700,261938;266700,2867025" o:connectangles="0,0,0,0,0,0,0"/>
                      </v:shape>
                    </v:group>
                    <v:shapetype id="_x0000_t202" coordsize="21600,21600" o:spt="202" path="m,l,21600r21600,l21600,xe">
                      <v:stroke joinstyle="miter"/>
                      <v:path gradientshapeok="t" o:connecttype="rect"/>
                    </v:shapetype>
                    <v:shape id="Text Box 463" o:spid="_x0000_s1030" type="#_x0000_t202" style="position:absolute;left:7715;top:7620;width:56102;height:26861;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" filled="f" stroked="f" strokeweight=".5pt">
                      <v:textbox inset="36pt,36pt,0,0">
                        <w:txbxContent>
                          <w:sdt>
                            <w:sdtPr>
                              <w:rPr>
                                <w:rFonts w:asciiTheme="majorHAnsi" w:hAnsiTheme="majorHAnsi"/>
                                <w:color w:val="44546A" w:themeColor="text2"/>
                                <w:spacing w:val="10"/>
                                <w:sz w:val="32"/>
                                <w:szCs w:val="32"/>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3257E914" w14:textId="08CCD6C3" w:rsidR="001F0BED" w:rsidRDefault="001F0BED">
                                <w:pPr>
                                  <w:pStyle w:val="NoSpacing"/>
                                  <w:spacing w:after="240" w:line="216" w:lineRule="auto"/>
                                  <w:rPr>
                                    <w:rFonts w:asciiTheme="majorHAnsi" w:hAnsiTheme="majorHAnsi"/>
                                    <w:color w:val="44546A" w:themeColor="text2"/>
                                    <w:spacing w:val="10"/>
                                    <w:sz w:val="36"/>
                                    <w:szCs w:val="36"/>
                                  </w:rPr>
                                </w:pPr>
                                <w:r w:rsidRPr="00E263C4">
                                  <w:rPr>
                                    <w:rFonts w:asciiTheme="majorHAnsi" w:hAnsiTheme="majorHAnsi"/>
                                    <w:color w:val="44546A" w:themeColor="text2"/>
                                    <w:spacing w:val="10"/>
                                    <w:sz w:val="32"/>
                                    <w:szCs w:val="32"/>
                                  </w:rPr>
                                  <w:t>Individual Project – Project Proposal 2019-2020</w:t>
                                </w:r>
                              </w:p>
                            </w:sdtContent>
                          </w:sdt>
                          <w:sdt>
                            <w:sdtPr>
                              <w:rPr>
                                <w:rFonts w:asciiTheme="majorHAnsi" w:hAnsiTheme="majorHAnsi"/>
                                <w:caps/>
                                <w:color w:val="44546A" w:themeColor="text2"/>
                                <w:sz w:val="72"/>
                                <w:szCs w:val="72"/>
                                <w:lang w:val="en-GB"/>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71956021" w14:textId="2AB48EF2" w:rsidR="001F0BED" w:rsidRPr="00B972B7" w:rsidRDefault="001F0BED">
                                <w:pPr>
                                  <w:pStyle w:val="NoSpacing"/>
                                  <w:spacing w:line="216" w:lineRule="auto"/>
                                  <w:rPr>
                                    <w:rFonts w:asciiTheme="majorHAnsi" w:hAnsiTheme="majorHAnsi"/>
                                    <w:caps/>
                                    <w:color w:val="44546A" w:themeColor="text2"/>
                                    <w:sz w:val="56"/>
                                    <w:szCs w:val="56"/>
                                  </w:rPr>
                                </w:pPr>
                                <w:r w:rsidRPr="00E263C4">
                                  <w:rPr>
                                    <w:rFonts w:asciiTheme="majorHAnsi" w:hAnsiTheme="majorHAnsi"/>
                                    <w:color w:val="44546A" w:themeColor="text2"/>
                                    <w:sz w:val="72"/>
                                    <w:szCs w:val="72"/>
                                    <w:lang w:val="en-GB"/>
                                  </w:rPr>
                                  <w:t xml:space="preserve">Numerical </w:t>
                                </w:r>
                                <w:r>
                                  <w:rPr>
                                    <w:rFonts w:asciiTheme="majorHAnsi" w:hAnsiTheme="majorHAnsi"/>
                                    <w:color w:val="44546A" w:themeColor="text2"/>
                                    <w:sz w:val="72"/>
                                    <w:szCs w:val="72"/>
                                    <w:lang w:val="en-GB"/>
                                  </w:rPr>
                                  <w:t>M</w:t>
                                </w:r>
                                <w:r w:rsidRPr="00E263C4">
                                  <w:rPr>
                                    <w:rFonts w:asciiTheme="majorHAnsi" w:hAnsiTheme="majorHAnsi"/>
                                    <w:color w:val="44546A" w:themeColor="text2"/>
                                    <w:sz w:val="72"/>
                                    <w:szCs w:val="72"/>
                                    <w:lang w:val="en-GB"/>
                                  </w:rPr>
                                  <w:t xml:space="preserve">odelling of </w:t>
                                </w:r>
                                <w:r>
                                  <w:rPr>
                                    <w:rFonts w:asciiTheme="majorHAnsi" w:hAnsiTheme="majorHAnsi"/>
                                    <w:color w:val="44546A" w:themeColor="text2"/>
                                    <w:sz w:val="72"/>
                                    <w:szCs w:val="72"/>
                                    <w:lang w:val="en-GB"/>
                                  </w:rPr>
                                  <w:t>T</w:t>
                                </w:r>
                                <w:r w:rsidRPr="00E263C4">
                                  <w:rPr>
                                    <w:rFonts w:asciiTheme="majorHAnsi" w:hAnsiTheme="majorHAnsi"/>
                                    <w:color w:val="44546A" w:themeColor="text2"/>
                                    <w:sz w:val="72"/>
                                    <w:szCs w:val="72"/>
                                    <w:lang w:val="en-GB"/>
                                  </w:rPr>
                                  <w:t xml:space="preserve">hermal </w:t>
                                </w:r>
                                <w:r>
                                  <w:rPr>
                                    <w:rFonts w:asciiTheme="majorHAnsi" w:hAnsiTheme="majorHAnsi"/>
                                    <w:color w:val="44546A" w:themeColor="text2"/>
                                    <w:sz w:val="72"/>
                                    <w:szCs w:val="72"/>
                                    <w:lang w:val="en-GB"/>
                                  </w:rPr>
                                  <w:t>M</w:t>
                                </w:r>
                                <w:r w:rsidRPr="00E263C4">
                                  <w:rPr>
                                    <w:rFonts w:asciiTheme="majorHAnsi" w:hAnsiTheme="majorHAnsi"/>
                                    <w:color w:val="44546A" w:themeColor="text2"/>
                                    <w:sz w:val="72"/>
                                    <w:szCs w:val="72"/>
                                    <w:lang w:val="en-GB"/>
                                  </w:rPr>
                                  <w:t xml:space="preserve">anagement </w:t>
                                </w:r>
                                <w:r>
                                  <w:rPr>
                                    <w:rFonts w:asciiTheme="majorHAnsi" w:hAnsiTheme="majorHAnsi"/>
                                    <w:color w:val="44546A" w:themeColor="text2"/>
                                    <w:sz w:val="72"/>
                                    <w:szCs w:val="72"/>
                                    <w:lang w:val="en-GB"/>
                                  </w:rPr>
                                  <w:t>S</w:t>
                                </w:r>
                                <w:r w:rsidRPr="00E263C4">
                                  <w:rPr>
                                    <w:rFonts w:asciiTheme="majorHAnsi" w:hAnsiTheme="majorHAnsi"/>
                                    <w:color w:val="44546A" w:themeColor="text2"/>
                                    <w:sz w:val="72"/>
                                    <w:szCs w:val="72"/>
                                    <w:lang w:val="en-GB"/>
                                  </w:rPr>
                                  <w:t xml:space="preserve">ystems in Lithium-ion </w:t>
                                </w:r>
                                <w:r>
                                  <w:rPr>
                                    <w:rFonts w:asciiTheme="majorHAnsi" w:hAnsiTheme="majorHAnsi"/>
                                    <w:color w:val="44546A" w:themeColor="text2"/>
                                    <w:sz w:val="72"/>
                                    <w:szCs w:val="72"/>
                                    <w:lang w:val="en-GB"/>
                                  </w:rPr>
                                  <w:t>B</w:t>
                                </w:r>
                                <w:r w:rsidRPr="00E263C4">
                                  <w:rPr>
                                    <w:rFonts w:asciiTheme="majorHAnsi" w:hAnsiTheme="majorHAnsi"/>
                                    <w:color w:val="44546A" w:themeColor="text2"/>
                                    <w:sz w:val="72"/>
                                    <w:szCs w:val="72"/>
                                    <w:lang w:val="en-GB"/>
                                  </w:rPr>
                                  <w:t>atteries</w:t>
                                </w:r>
                              </w:p>
                            </w:sdtContent>
                          </w:sdt>
                        </w:txbxContent>
                      </v:textbox>
                    </v:shape>
                    <w10:wrap anchorx="page" anchory="page"/>
                  </v:group>
                </w:pict>
              </mc:Fallback>
            </mc:AlternateContent>
          </w:r>
          <w:r w:rsidR="005D6DFE" w:rsidRPr="005D6DFE">
            <w:rPr>
              <w:rFonts w:ascii="Times New Roman" w:eastAsia="Times New Roman" w:hAnsi="Times New Roman" w:cs="Times New Roman"/>
              <w:lang w:val="en-US"/>
            </w:rPr>
            <w:fldChar w:fldCharType="begin"/>
          </w:r>
          <w:r w:rsidR="005D6DFE" w:rsidRPr="005D6DFE">
            <w:rPr>
              <w:rFonts w:ascii="Times New Roman" w:eastAsia="Times New Roman" w:hAnsi="Times New Roman" w:cs="Times New Roman"/>
              <w:lang w:val="en-US"/>
            </w:rPr>
            <w:instrText xml:space="preserve"> INCLUDEPICTURE "/var/folders/3s/jtnjq__s1gq067z8775k06vm0000gn/T/com.microsoft.Word/WebArchiveCopyPasteTempFiles/Automotive-Battery-Thermal-Management-System-1280x720.jpg" \* MERGEFORMATINET </w:instrText>
          </w:r>
          <w:r w:rsidR="005D6DFE" w:rsidRPr="005D6DFE">
            <w:rPr>
              <w:rFonts w:ascii="Times New Roman" w:eastAsia="Times New Roman" w:hAnsi="Times New Roman" w:cs="Times New Roman"/>
              <w:lang w:val="en-US"/>
            </w:rPr>
            <w:fldChar w:fldCharType="end"/>
          </w:r>
          <w:r w:rsidR="00B972B7">
            <w:rPr>
              <w:noProof/>
            </w:rPr>
            <mc:AlternateContent>
              <mc:Choice Requires="wps">
                <w:drawing>
                  <wp:anchor distT="0" distB="0" distL="114300" distR="114300" simplePos="0" relativeHeight="251659264" behindDoc="1" locked="0" layoutInCell="1" allowOverlap="1" wp14:anchorId="75EC2F30" wp14:editId="65C3BCDC">
                    <wp:simplePos x="0" y="0"/>
                    <wp:positionH relativeFrom="page">
                      <wp:align>center</wp:align>
                    </wp:positionH>
                    <wp:positionV relativeFrom="page">
                      <wp:align>center</wp:align>
                    </wp:positionV>
                    <wp:extent cx="7315200" cy="9601200"/>
                    <wp:effectExtent l="0" t="0" r="1270" b="0"/>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txbx>
                            <w:txbxContent>
                              <w:p w14:paraId="3100960A" w14:textId="52DCB4EB" w:rsidR="001F0BED" w:rsidRPr="00551BE5" w:rsidRDefault="001F0BED" w:rsidP="00551BE5">
                                <w:pPr>
                                  <w:rPr>
                                    <w:rFonts w:ascii="Times New Roman" w:eastAsia="Times New Roman" w:hAnsi="Times New Roman" w:cs="Times New Roman"/>
                                    <w:lang w:val="en-US"/>
                                  </w:rPr>
                                </w:pPr>
                              </w:p>
                              <w:p w14:paraId="758968DD" w14:textId="77777777" w:rsidR="001F0BED" w:rsidRDefault="001F0BED" w:rsidP="005D6DFE">
                                <w:pPr>
                                  <w:jc w:val="center"/>
                                </w:pPr>
                              </w:p>
                            </w:txbxContent>
                          </wps:txbx>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75EC2F30" id="Rectangle 464" o:spid="_x0000_s1031" alt="Title: Color background" style="position:absolute;margin-left:0;margin-top:0;width:8in;height:756pt;z-index:-251657216;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" fillcolor="#e7e6e6 [3214]" stroked="f">
                    <v:textbox>
                      <w:txbxContent>
                        <w:p w14:paraId="3100960A" w14:textId="52DCB4EB" w:rsidR="001F0BED" w:rsidRPr="00551BE5" w:rsidRDefault="001F0BED" w:rsidP="00551BE5">
                          <w:pPr>
                            <w:rPr>
                              <w:rFonts w:ascii="Times New Roman" w:eastAsia="Times New Roman" w:hAnsi="Times New Roman" w:cs="Times New Roman"/>
                              <w:lang w:val="en-US"/>
                            </w:rPr>
                          </w:pPr>
                        </w:p>
                        <w:p w14:paraId="758968DD" w14:textId="77777777" w:rsidR="001F0BED" w:rsidRDefault="001F0BED" w:rsidP="005D6DFE">
                          <w:pPr>
                            <w:jc w:val="center"/>
                          </w:pPr>
                        </w:p>
                      </w:txbxContent>
                    </v:textbox>
                    <w10:wrap anchorx="page" anchory="page"/>
                  </v:rect>
                </w:pict>
              </mc:Fallback>
            </mc:AlternateContent>
          </w:r>
        </w:p>
        <w:p w14:paraId="31125122" w14:textId="3645A7FC" w:rsidR="00917BDC" w:rsidRDefault="005D6DFE" w:rsidP="00917BDC">
          <w:r w:rsidRPr="005D6DFE">
            <w:rPr>
              <w:rFonts w:ascii="Times New Roman" w:eastAsia="Times New Roman" w:hAnsi="Times New Roman" w:cs="Times New Roman"/>
              <w:lang w:val="en-US"/>
            </w:rPr>
            <w:fldChar w:fldCharType="begin"/>
          </w:r>
          <w:r w:rsidRPr="005D6DFE">
            <w:rPr>
              <w:rFonts w:ascii="Times New Roman" w:eastAsia="Times New Roman" w:hAnsi="Times New Roman" w:cs="Times New Roman"/>
              <w:lang w:val="en-US"/>
            </w:rPr>
            <w:instrText xml:space="preserve"> INCLUDEPICTURE "/var/folders/3s/jtnjq__s1gq067z8775k06vm0000gn/T/com.microsoft.Word/WebArchiveCopyPasteTempFiles/battery-pack-png.png" \* MERGEFORMATINET </w:instrText>
          </w:r>
          <w:r w:rsidRPr="005D6DFE">
            <w:rPr>
              <w:rFonts w:ascii="Times New Roman" w:eastAsia="Times New Roman" w:hAnsi="Times New Roman" w:cs="Times New Roman"/>
              <w:lang w:val="en-US"/>
            </w:rPr>
            <w:fldChar w:fldCharType="end"/>
          </w:r>
        </w:p>
      </w:sdtContent>
    </w:sdt>
    <w:p w14:paraId="4829E097" w14:textId="7A84D232" w:rsidR="00917BDC" w:rsidRDefault="00551BE5">
      <w:r>
        <w:rPr>
          <w:noProof/>
        </w:rPr>
        <mc:AlternateContent>
          <mc:Choice Requires="wpg">
            <w:drawing>
              <wp:anchor distT="0" distB="0" distL="114300" distR="114300" simplePos="0" relativeHeight="251661312" behindDoc="0" locked="0" layoutInCell="1" allowOverlap="1" wp14:anchorId="65A738C3" wp14:editId="7B7E02A8">
                <wp:simplePos x="0" y="0"/>
                <wp:positionH relativeFrom="page">
                  <wp:posOffset>4030674</wp:posOffset>
                </wp:positionH>
                <wp:positionV relativeFrom="page">
                  <wp:posOffset>7315200</wp:posOffset>
                </wp:positionV>
                <wp:extent cx="3526922" cy="3373755"/>
                <wp:effectExtent l="0" t="0" r="0" b="0"/>
                <wp:wrapNone/>
                <wp:docPr id="454" name="Group 454" title="Author and company name with crop mark graphic"/>
                <wp:cNvGraphicFramePr/>
                <a:graphic xmlns:a="http://schemas.openxmlformats.org/drawingml/2006/main">
                  <a:graphicData uri="http://schemas.microsoft.com/office/word/2010/wordprocessingGroup">
                    <wpg:wgp>
                      <wpg:cNvGrpSpPr/>
                      <wpg:grpSpPr>
                        <a:xfrm>
                          <a:off x="0" y="0"/>
                          <a:ext cx="3526922" cy="3373755"/>
                          <a:chOff x="1145242" y="0"/>
                          <a:chExt cx="3526580"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1145242" y="2032229"/>
                            <a:ext cx="3030387" cy="701119"/>
                          </a:xfrm>
                          <a:prstGeom prst="rect">
                            <a:avLst/>
                          </a:prstGeom>
                          <a:noFill/>
                          <a:ln w="6350">
                            <a:noFill/>
                          </a:ln>
                        </wps:spPr>
                        <wps:txbx>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15C51736" w14:textId="1304F19D" w:rsidR="001F0BED" w:rsidRDefault="001F0BED" w:rsidP="00551BE5">
                                  <w:pPr>
                                    <w:pStyle w:val="NoSpacing"/>
                                    <w:spacing w:after="240"/>
                                    <w:jc w:val="right"/>
                                    <w:rPr>
                                      <w:color w:val="44546A" w:themeColor="text2"/>
                                      <w:spacing w:val="10"/>
                                      <w:sz w:val="36"/>
                                      <w:szCs w:val="36"/>
                                    </w:rPr>
                                  </w:pPr>
                                  <w:r>
                                    <w:rPr>
                                      <w:color w:val="44546A" w:themeColor="text2"/>
                                      <w:spacing w:val="10"/>
                                      <w:sz w:val="36"/>
                                      <w:szCs w:val="36"/>
                                    </w:rPr>
                                    <w:t>Omar Elsewify 10189937</w:t>
                                  </w:r>
                                </w:p>
                              </w:sdtContent>
                            </w:sdt>
                            <w:p w14:paraId="4518226C" w14:textId="57A5110A" w:rsidR="001F0BED" w:rsidRDefault="001F0BED">
                              <w:pPr>
                                <w:pStyle w:val="NoSpacing"/>
                                <w:jc w:val="right"/>
                                <w:rPr>
                                  <w:color w:val="44546A" w:themeColor="text2"/>
                                  <w:spacing w:val="10"/>
                                  <w:sz w:val="28"/>
                                  <w:szCs w:val="28"/>
                                </w:rPr>
                              </w:pPr>
                              <w:sdt>
                                <w:sdtPr>
                                  <w:rPr>
                                    <w:color w:val="44546A" w:themeColor="text2"/>
                                    <w:spacing w:val="10"/>
                                    <w:sz w:val="28"/>
                                    <w:szCs w:val="28"/>
                                  </w:rPr>
                                  <w:alias w:val="Company"/>
                                  <w:tag w:val=""/>
                                  <w:id w:val="1712304738"/>
                                  <w:showingPlcHdr/>
                                  <w:dataBinding w:prefixMappings="xmlns:ns0='http://schemas.openxmlformats.org/officeDocument/2006/extended-properties' " w:xpath="/ns0:Properties[1]/ns0:Company[1]" w:storeItemID="{6668398D-A668-4E3E-A5EB-62B293D839F1}"/>
                                  <w15:appearance w15:val="hidden"/>
                                  <w:text/>
                                </w:sdtPr>
                                <w:sdtContent>
                                  <w:r>
                                    <w:rPr>
                                      <w:color w:val="44546A" w:themeColor="text2"/>
                                      <w:spacing w:val="10"/>
                                      <w:sz w:val="28"/>
                                      <w:szCs w:val="28"/>
                                    </w:rPr>
                                    <w:t xml:space="preserve">     </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A738C3" id="Group 454" o:spid="_x0000_s1032" alt="Title: Author and company name with crop mark graphic" style="position:absolute;margin-left:317.4pt;margin-top:8in;width:277.7pt;height:265.65pt;z-index:251661312;mso-position-horizontal-relative:page;mso-position-vertical-relative:page;mso-width-relative:margin;mso-height-relative:margin" coordorigin="11452" coordsize="35265,33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">
                <v:group id="Group 455" o:spid="_x0000_s1033" style="position:absolute;left:20383;width:26335;height:33741" coordsize="26289,33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">
                  <v:shape id="Freeform 456" o:spid="_x0000_s1034"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" path="m1344,1806l,1806,,1641r1176,l1176,r168,l1344,1806xe" fillcolor="#44546a [3215]" stroked="f">
                    <v:path arrowok="t" o:connecttype="custom" o:connectlocs="2133600,2867025;0,2867025;0,2605088;1866900,2605088;1866900,0;2133600,0;2133600,2867025" o:connectangles="0,0,0,0,0,0,0"/>
                  </v:shape>
                  <v:rect id="Rectangle 457" o:spid="_x0000_s1035"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" filled="f" stroked="f" strokeweight="1pt"/>
                </v:group>
                <v:shape id="Text Box 458" o:spid="_x0000_s1036" type="#_x0000_t202" style="position:absolute;left:11452;top:20322;width:30304;height:7011;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" filled="f" stroked="f" strokeweight=".5pt">
                  <v:textbox inset="0,0,36pt,36pt">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15C51736" w14:textId="1304F19D" w:rsidR="001F0BED" w:rsidRDefault="001F0BED" w:rsidP="00551BE5">
                            <w:pPr>
                              <w:pStyle w:val="NoSpacing"/>
                              <w:spacing w:after="240"/>
                              <w:jc w:val="right"/>
                              <w:rPr>
                                <w:color w:val="44546A" w:themeColor="text2"/>
                                <w:spacing w:val="10"/>
                                <w:sz w:val="36"/>
                                <w:szCs w:val="36"/>
                              </w:rPr>
                            </w:pPr>
                            <w:r>
                              <w:rPr>
                                <w:color w:val="44546A" w:themeColor="text2"/>
                                <w:spacing w:val="10"/>
                                <w:sz w:val="36"/>
                                <w:szCs w:val="36"/>
                              </w:rPr>
                              <w:t>Omar Elsewify 10189937</w:t>
                            </w:r>
                          </w:p>
                        </w:sdtContent>
                      </w:sdt>
                      <w:p w14:paraId="4518226C" w14:textId="57A5110A" w:rsidR="001F0BED" w:rsidRDefault="001F0BED">
                        <w:pPr>
                          <w:pStyle w:val="NoSpacing"/>
                          <w:jc w:val="right"/>
                          <w:rPr>
                            <w:color w:val="44546A" w:themeColor="text2"/>
                            <w:spacing w:val="10"/>
                            <w:sz w:val="28"/>
                            <w:szCs w:val="28"/>
                          </w:rPr>
                        </w:pPr>
                        <w:sdt>
                          <w:sdtPr>
                            <w:rPr>
                              <w:color w:val="44546A" w:themeColor="text2"/>
                              <w:spacing w:val="10"/>
                              <w:sz w:val="28"/>
                              <w:szCs w:val="28"/>
                            </w:rPr>
                            <w:alias w:val="Company"/>
                            <w:tag w:val=""/>
                            <w:id w:val="1712304738"/>
                            <w:showingPlcHdr/>
                            <w:dataBinding w:prefixMappings="xmlns:ns0='http://schemas.openxmlformats.org/officeDocument/2006/extended-properties' " w:xpath="/ns0:Properties[1]/ns0:Company[1]" w:storeItemID="{6668398D-A668-4E3E-A5EB-62B293D839F1}"/>
                            <w15:appearance w15:val="hidden"/>
                            <w:text/>
                          </w:sdtPr>
                          <w:sdtContent>
                            <w:r>
                              <w:rPr>
                                <w:color w:val="44546A" w:themeColor="text2"/>
                                <w:spacing w:val="10"/>
                                <w:sz w:val="28"/>
                                <w:szCs w:val="28"/>
                              </w:rPr>
                              <w:t xml:space="preserve">     </w:t>
                            </w:r>
                          </w:sdtContent>
                        </w:sdt>
                      </w:p>
                    </w:txbxContent>
                  </v:textbox>
                </v:shape>
                <w10:wrap anchorx="page" anchory="page"/>
              </v:group>
            </w:pict>
          </mc:Fallback>
        </mc:AlternateContent>
      </w:r>
      <w:r w:rsidRPr="00551BE5">
        <w:rPr>
          <w:rFonts w:ascii="Times New Roman" w:eastAsia="Times New Roman" w:hAnsi="Times New Roman" w:cs="Times New Roman"/>
          <w:noProof/>
          <w:lang w:val="en-US"/>
        </w:rPr>
        <w:drawing>
          <wp:anchor distT="0" distB="0" distL="114300" distR="114300" simplePos="0" relativeHeight="251663360" behindDoc="0" locked="0" layoutInCell="1" allowOverlap="1" wp14:anchorId="6CA58E9C" wp14:editId="5480D45B">
            <wp:simplePos x="0" y="0"/>
            <wp:positionH relativeFrom="column">
              <wp:posOffset>-476885</wp:posOffset>
            </wp:positionH>
            <wp:positionV relativeFrom="paragraph">
              <wp:posOffset>7943430</wp:posOffset>
            </wp:positionV>
            <wp:extent cx="1308100" cy="5461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308100" cy="546100"/>
                    </a:xfrm>
                    <a:prstGeom prst="rect">
                      <a:avLst/>
                    </a:prstGeom>
                  </pic:spPr>
                </pic:pic>
              </a:graphicData>
            </a:graphic>
            <wp14:sizeRelH relativeFrom="page">
              <wp14:pctWidth>0</wp14:pctWidth>
            </wp14:sizeRelH>
            <wp14:sizeRelV relativeFrom="page">
              <wp14:pctHeight>0</wp14:pctHeight>
            </wp14:sizeRelV>
          </wp:anchor>
        </w:drawing>
      </w:r>
      <w:r w:rsidR="006F3A50" w:rsidRPr="005D6DFE">
        <w:rPr>
          <w:rFonts w:ascii="Times New Roman" w:eastAsia="Times New Roman" w:hAnsi="Times New Roman" w:cs="Times New Roman"/>
          <w:noProof/>
          <w:lang w:val="en-US"/>
        </w:rPr>
        <w:drawing>
          <wp:anchor distT="0" distB="0" distL="114300" distR="114300" simplePos="0" relativeHeight="251662336" behindDoc="0" locked="0" layoutInCell="1" allowOverlap="1" wp14:anchorId="486827FB" wp14:editId="188ACAC8">
            <wp:simplePos x="0" y="0"/>
            <wp:positionH relativeFrom="column">
              <wp:posOffset>-419735</wp:posOffset>
            </wp:positionH>
            <wp:positionV relativeFrom="paragraph">
              <wp:posOffset>2764192</wp:posOffset>
            </wp:positionV>
            <wp:extent cx="6292215" cy="4726305"/>
            <wp:effectExtent l="0" t="0" r="0" b="0"/>
            <wp:wrapSquare wrapText="bothSides"/>
            <wp:docPr id="4" name="Picture 4" descr="Image result for battery thermal management system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battery thermal management system 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92215" cy="4726305"/>
                    </a:xfrm>
                    <a:prstGeom prst="rect">
                      <a:avLst/>
                    </a:prstGeom>
                    <a:noFill/>
                    <a:ln>
                      <a:noFill/>
                    </a:ln>
                  </pic:spPr>
                </pic:pic>
              </a:graphicData>
            </a:graphic>
            <wp14:sizeRelH relativeFrom="page">
              <wp14:pctWidth>0</wp14:pctWidth>
            </wp14:sizeRelH>
            <wp14:sizeRelV relativeFrom="page">
              <wp14:pctHeight>0</wp14:pctHeight>
            </wp14:sizeRelV>
          </wp:anchor>
        </w:drawing>
      </w:r>
      <w:r w:rsidR="00917BDC">
        <w:br w:type="page"/>
      </w:r>
    </w:p>
    <w:sdt>
      <w:sdtPr>
        <w:rPr>
          <w:rFonts w:asciiTheme="minorHAnsi" w:eastAsiaTheme="minorHAnsi" w:hAnsiTheme="minorHAnsi" w:cstheme="minorBidi"/>
          <w:b w:val="0"/>
          <w:bCs w:val="0"/>
          <w:color w:val="auto"/>
          <w:sz w:val="24"/>
          <w:szCs w:val="24"/>
          <w:lang w:val="en-GB"/>
        </w:rPr>
        <w:id w:val="-454254262"/>
        <w:docPartObj>
          <w:docPartGallery w:val="Table of Contents"/>
          <w:docPartUnique/>
        </w:docPartObj>
      </w:sdtPr>
      <w:sdtEndPr>
        <w:rPr>
          <w:noProof/>
        </w:rPr>
      </w:sdtEndPr>
      <w:sdtContent>
        <w:p w14:paraId="279EBAAD" w14:textId="252797CA" w:rsidR="005D76AF" w:rsidRDefault="005808FE">
          <w:pPr>
            <w:pStyle w:val="TOCHeading"/>
          </w:pPr>
          <w:r>
            <w:t>TABLE OF CONTENTS</w:t>
          </w:r>
        </w:p>
        <w:p w14:paraId="3CF33BA4" w14:textId="5A04D3A1" w:rsidR="00C97BD1" w:rsidRDefault="00C97E14">
          <w:pPr>
            <w:pStyle w:val="TOC1"/>
            <w:tabs>
              <w:tab w:val="right" w:leader="dot" w:pos="9010"/>
            </w:tabs>
            <w:rPr>
              <w:rFonts w:eastAsiaTheme="minorEastAsia" w:cstheme="minorBidi"/>
              <w:b w:val="0"/>
              <w:bCs w:val="0"/>
              <w:caps w:val="0"/>
              <w:noProof/>
              <w:sz w:val="24"/>
              <w:lang w:val="en-US"/>
            </w:rPr>
          </w:pPr>
          <w:r>
            <w:rPr>
              <w:b w:val="0"/>
              <w:bCs w:val="0"/>
              <w:sz w:val="20"/>
            </w:rPr>
            <w:fldChar w:fldCharType="begin"/>
          </w:r>
          <w:r>
            <w:rPr>
              <w:b w:val="0"/>
              <w:bCs w:val="0"/>
              <w:sz w:val="20"/>
            </w:rPr>
            <w:instrText xml:space="preserve"> TOC \o "1-3" \h \z \u </w:instrText>
          </w:r>
          <w:r>
            <w:rPr>
              <w:b w:val="0"/>
              <w:bCs w:val="0"/>
              <w:sz w:val="20"/>
            </w:rPr>
            <w:fldChar w:fldCharType="separate"/>
          </w:r>
          <w:hyperlink w:anchor="_Toc24206573" w:history="1">
            <w:r w:rsidR="00C97BD1" w:rsidRPr="007D7226">
              <w:rPr>
                <w:rStyle w:val="Hyperlink"/>
                <w:rFonts w:eastAsia="Times New Roman"/>
                <w:noProof/>
                <w:lang w:val="en-US"/>
              </w:rPr>
              <w:t>Abstract</w:t>
            </w:r>
            <w:r w:rsidR="00C97BD1">
              <w:rPr>
                <w:noProof/>
                <w:webHidden/>
              </w:rPr>
              <w:tab/>
            </w:r>
            <w:r w:rsidR="00C97BD1">
              <w:rPr>
                <w:noProof/>
                <w:webHidden/>
              </w:rPr>
              <w:fldChar w:fldCharType="begin"/>
            </w:r>
            <w:r w:rsidR="00C97BD1">
              <w:rPr>
                <w:noProof/>
                <w:webHidden/>
              </w:rPr>
              <w:instrText xml:space="preserve"> PAGEREF _Toc24206573 \h </w:instrText>
            </w:r>
            <w:r w:rsidR="00C97BD1">
              <w:rPr>
                <w:noProof/>
                <w:webHidden/>
              </w:rPr>
            </w:r>
            <w:r w:rsidR="00C97BD1">
              <w:rPr>
                <w:noProof/>
                <w:webHidden/>
              </w:rPr>
              <w:fldChar w:fldCharType="separate"/>
            </w:r>
            <w:r w:rsidR="00C97BD1">
              <w:rPr>
                <w:noProof/>
                <w:webHidden/>
              </w:rPr>
              <w:t>2</w:t>
            </w:r>
            <w:r w:rsidR="00C97BD1">
              <w:rPr>
                <w:noProof/>
                <w:webHidden/>
              </w:rPr>
              <w:fldChar w:fldCharType="end"/>
            </w:r>
          </w:hyperlink>
        </w:p>
        <w:p w14:paraId="5A43E376" w14:textId="26F39772" w:rsidR="00C97BD1" w:rsidRDefault="001F0BED">
          <w:pPr>
            <w:pStyle w:val="TOC1"/>
            <w:tabs>
              <w:tab w:val="right" w:leader="dot" w:pos="9010"/>
            </w:tabs>
            <w:rPr>
              <w:rFonts w:eastAsiaTheme="minorEastAsia" w:cstheme="minorBidi"/>
              <w:b w:val="0"/>
              <w:bCs w:val="0"/>
              <w:caps w:val="0"/>
              <w:noProof/>
              <w:sz w:val="24"/>
              <w:lang w:val="en-US"/>
            </w:rPr>
          </w:pPr>
          <w:hyperlink w:anchor="_Toc24206574" w:history="1">
            <w:r w:rsidR="00C97BD1" w:rsidRPr="007D7226">
              <w:rPr>
                <w:rStyle w:val="Hyperlink"/>
                <w:noProof/>
              </w:rPr>
              <w:t>Introduction</w:t>
            </w:r>
            <w:r w:rsidR="00C97BD1">
              <w:rPr>
                <w:noProof/>
                <w:webHidden/>
              </w:rPr>
              <w:tab/>
            </w:r>
            <w:r w:rsidR="00C97BD1">
              <w:rPr>
                <w:noProof/>
                <w:webHidden/>
              </w:rPr>
              <w:fldChar w:fldCharType="begin"/>
            </w:r>
            <w:r w:rsidR="00C97BD1">
              <w:rPr>
                <w:noProof/>
                <w:webHidden/>
              </w:rPr>
              <w:instrText xml:space="preserve"> PAGEREF _Toc24206574 \h </w:instrText>
            </w:r>
            <w:r w:rsidR="00C97BD1">
              <w:rPr>
                <w:noProof/>
                <w:webHidden/>
              </w:rPr>
            </w:r>
            <w:r w:rsidR="00C97BD1">
              <w:rPr>
                <w:noProof/>
                <w:webHidden/>
              </w:rPr>
              <w:fldChar w:fldCharType="separate"/>
            </w:r>
            <w:r w:rsidR="00C97BD1">
              <w:rPr>
                <w:noProof/>
                <w:webHidden/>
              </w:rPr>
              <w:t>3</w:t>
            </w:r>
            <w:r w:rsidR="00C97BD1">
              <w:rPr>
                <w:noProof/>
                <w:webHidden/>
              </w:rPr>
              <w:fldChar w:fldCharType="end"/>
            </w:r>
          </w:hyperlink>
        </w:p>
        <w:p w14:paraId="7979FA62" w14:textId="4B3A3777" w:rsidR="00C97BD1" w:rsidRDefault="001F0BED">
          <w:pPr>
            <w:pStyle w:val="TOC2"/>
            <w:tabs>
              <w:tab w:val="right" w:leader="dot" w:pos="9010"/>
            </w:tabs>
            <w:rPr>
              <w:rFonts w:eastAsiaTheme="minorEastAsia" w:cstheme="minorBidi"/>
              <w:smallCaps w:val="0"/>
              <w:noProof/>
              <w:sz w:val="24"/>
              <w:lang w:val="en-US"/>
            </w:rPr>
          </w:pPr>
          <w:hyperlink w:anchor="_Toc24206575" w:history="1">
            <w:r w:rsidR="00C97BD1" w:rsidRPr="007D7226">
              <w:rPr>
                <w:rStyle w:val="Hyperlink"/>
                <w:noProof/>
              </w:rPr>
              <w:t>Project Background</w:t>
            </w:r>
            <w:r w:rsidR="00C97BD1">
              <w:rPr>
                <w:noProof/>
                <w:webHidden/>
              </w:rPr>
              <w:tab/>
            </w:r>
            <w:r w:rsidR="00C97BD1">
              <w:rPr>
                <w:noProof/>
                <w:webHidden/>
              </w:rPr>
              <w:fldChar w:fldCharType="begin"/>
            </w:r>
            <w:r w:rsidR="00C97BD1">
              <w:rPr>
                <w:noProof/>
                <w:webHidden/>
              </w:rPr>
              <w:instrText xml:space="preserve"> PAGEREF _Toc24206575 \h </w:instrText>
            </w:r>
            <w:r w:rsidR="00C97BD1">
              <w:rPr>
                <w:noProof/>
                <w:webHidden/>
              </w:rPr>
            </w:r>
            <w:r w:rsidR="00C97BD1">
              <w:rPr>
                <w:noProof/>
                <w:webHidden/>
              </w:rPr>
              <w:fldChar w:fldCharType="separate"/>
            </w:r>
            <w:r w:rsidR="00C97BD1">
              <w:rPr>
                <w:noProof/>
                <w:webHidden/>
              </w:rPr>
              <w:t>3</w:t>
            </w:r>
            <w:r w:rsidR="00C97BD1">
              <w:rPr>
                <w:noProof/>
                <w:webHidden/>
              </w:rPr>
              <w:fldChar w:fldCharType="end"/>
            </w:r>
          </w:hyperlink>
        </w:p>
        <w:p w14:paraId="57877D9B" w14:textId="43D6C818" w:rsidR="00C97BD1" w:rsidRDefault="001F0BED">
          <w:pPr>
            <w:pStyle w:val="TOC2"/>
            <w:tabs>
              <w:tab w:val="right" w:leader="dot" w:pos="9010"/>
            </w:tabs>
            <w:rPr>
              <w:rFonts w:eastAsiaTheme="minorEastAsia" w:cstheme="minorBidi"/>
              <w:smallCaps w:val="0"/>
              <w:noProof/>
              <w:sz w:val="24"/>
              <w:lang w:val="en-US"/>
            </w:rPr>
          </w:pPr>
          <w:hyperlink w:anchor="_Toc24206576" w:history="1">
            <w:r w:rsidR="00C97BD1" w:rsidRPr="007D7226">
              <w:rPr>
                <w:rStyle w:val="Hyperlink"/>
                <w:noProof/>
              </w:rPr>
              <w:t>Aims and Objectives</w:t>
            </w:r>
            <w:r w:rsidR="00C97BD1">
              <w:rPr>
                <w:noProof/>
                <w:webHidden/>
              </w:rPr>
              <w:tab/>
            </w:r>
            <w:r w:rsidR="00C97BD1">
              <w:rPr>
                <w:noProof/>
                <w:webHidden/>
              </w:rPr>
              <w:fldChar w:fldCharType="begin"/>
            </w:r>
            <w:r w:rsidR="00C97BD1">
              <w:rPr>
                <w:noProof/>
                <w:webHidden/>
              </w:rPr>
              <w:instrText xml:space="preserve"> PAGEREF _Toc24206576 \h </w:instrText>
            </w:r>
            <w:r w:rsidR="00C97BD1">
              <w:rPr>
                <w:noProof/>
                <w:webHidden/>
              </w:rPr>
            </w:r>
            <w:r w:rsidR="00C97BD1">
              <w:rPr>
                <w:noProof/>
                <w:webHidden/>
              </w:rPr>
              <w:fldChar w:fldCharType="separate"/>
            </w:r>
            <w:r w:rsidR="00C97BD1">
              <w:rPr>
                <w:noProof/>
                <w:webHidden/>
              </w:rPr>
              <w:t>4</w:t>
            </w:r>
            <w:r w:rsidR="00C97BD1">
              <w:rPr>
                <w:noProof/>
                <w:webHidden/>
              </w:rPr>
              <w:fldChar w:fldCharType="end"/>
            </w:r>
          </w:hyperlink>
        </w:p>
        <w:p w14:paraId="03EA94D4" w14:textId="43FBAE2A" w:rsidR="00C97BD1" w:rsidRDefault="001F0BED">
          <w:pPr>
            <w:pStyle w:val="TOC2"/>
            <w:tabs>
              <w:tab w:val="right" w:leader="dot" w:pos="9010"/>
            </w:tabs>
            <w:rPr>
              <w:rFonts w:eastAsiaTheme="minorEastAsia" w:cstheme="minorBidi"/>
              <w:smallCaps w:val="0"/>
              <w:noProof/>
              <w:sz w:val="24"/>
              <w:lang w:val="en-US"/>
            </w:rPr>
          </w:pPr>
          <w:hyperlink w:anchor="_Toc24206577" w:history="1">
            <w:r w:rsidR="00C97BD1" w:rsidRPr="007D7226">
              <w:rPr>
                <w:rStyle w:val="Hyperlink"/>
                <w:noProof/>
              </w:rPr>
              <w:t>Research Questions</w:t>
            </w:r>
            <w:r w:rsidR="00C97BD1">
              <w:rPr>
                <w:noProof/>
                <w:webHidden/>
              </w:rPr>
              <w:tab/>
            </w:r>
            <w:r w:rsidR="00C97BD1">
              <w:rPr>
                <w:noProof/>
                <w:webHidden/>
              </w:rPr>
              <w:fldChar w:fldCharType="begin"/>
            </w:r>
            <w:r w:rsidR="00C97BD1">
              <w:rPr>
                <w:noProof/>
                <w:webHidden/>
              </w:rPr>
              <w:instrText xml:space="preserve"> PAGEREF _Toc24206577 \h </w:instrText>
            </w:r>
            <w:r w:rsidR="00C97BD1">
              <w:rPr>
                <w:noProof/>
                <w:webHidden/>
              </w:rPr>
            </w:r>
            <w:r w:rsidR="00C97BD1">
              <w:rPr>
                <w:noProof/>
                <w:webHidden/>
              </w:rPr>
              <w:fldChar w:fldCharType="separate"/>
            </w:r>
            <w:r w:rsidR="00C97BD1">
              <w:rPr>
                <w:noProof/>
                <w:webHidden/>
              </w:rPr>
              <w:t>5</w:t>
            </w:r>
            <w:r w:rsidR="00C97BD1">
              <w:rPr>
                <w:noProof/>
                <w:webHidden/>
              </w:rPr>
              <w:fldChar w:fldCharType="end"/>
            </w:r>
          </w:hyperlink>
        </w:p>
        <w:p w14:paraId="595C439C" w14:textId="22AD6321" w:rsidR="00C97BD1" w:rsidRDefault="001F0BED">
          <w:pPr>
            <w:pStyle w:val="TOC2"/>
            <w:tabs>
              <w:tab w:val="right" w:leader="dot" w:pos="9010"/>
            </w:tabs>
            <w:rPr>
              <w:rFonts w:eastAsiaTheme="minorEastAsia" w:cstheme="minorBidi"/>
              <w:smallCaps w:val="0"/>
              <w:noProof/>
              <w:sz w:val="24"/>
              <w:lang w:val="en-US"/>
            </w:rPr>
          </w:pPr>
          <w:hyperlink w:anchor="_Toc24206578" w:history="1">
            <w:r w:rsidR="00C97BD1" w:rsidRPr="007D7226">
              <w:rPr>
                <w:rStyle w:val="Hyperlink"/>
                <w:noProof/>
              </w:rPr>
              <w:t>Project Impact</w:t>
            </w:r>
            <w:r w:rsidR="00C97BD1">
              <w:rPr>
                <w:noProof/>
                <w:webHidden/>
              </w:rPr>
              <w:tab/>
            </w:r>
            <w:r w:rsidR="00C97BD1">
              <w:rPr>
                <w:noProof/>
                <w:webHidden/>
              </w:rPr>
              <w:fldChar w:fldCharType="begin"/>
            </w:r>
            <w:r w:rsidR="00C97BD1">
              <w:rPr>
                <w:noProof/>
                <w:webHidden/>
              </w:rPr>
              <w:instrText xml:space="preserve"> PAGEREF _Toc24206578 \h </w:instrText>
            </w:r>
            <w:r w:rsidR="00C97BD1">
              <w:rPr>
                <w:noProof/>
                <w:webHidden/>
              </w:rPr>
            </w:r>
            <w:r w:rsidR="00C97BD1">
              <w:rPr>
                <w:noProof/>
                <w:webHidden/>
              </w:rPr>
              <w:fldChar w:fldCharType="separate"/>
            </w:r>
            <w:r w:rsidR="00C97BD1">
              <w:rPr>
                <w:noProof/>
                <w:webHidden/>
              </w:rPr>
              <w:t>5</w:t>
            </w:r>
            <w:r w:rsidR="00C97BD1">
              <w:rPr>
                <w:noProof/>
                <w:webHidden/>
              </w:rPr>
              <w:fldChar w:fldCharType="end"/>
            </w:r>
          </w:hyperlink>
        </w:p>
        <w:p w14:paraId="439A9329" w14:textId="79C7A531" w:rsidR="00C97BD1" w:rsidRDefault="001F0BED">
          <w:pPr>
            <w:pStyle w:val="TOC1"/>
            <w:tabs>
              <w:tab w:val="right" w:leader="dot" w:pos="9010"/>
            </w:tabs>
            <w:rPr>
              <w:rFonts w:eastAsiaTheme="minorEastAsia" w:cstheme="minorBidi"/>
              <w:b w:val="0"/>
              <w:bCs w:val="0"/>
              <w:caps w:val="0"/>
              <w:noProof/>
              <w:sz w:val="24"/>
              <w:lang w:val="en-US"/>
            </w:rPr>
          </w:pPr>
          <w:hyperlink w:anchor="_Toc24206579" w:history="1">
            <w:r w:rsidR="00C97BD1" w:rsidRPr="007D7226">
              <w:rPr>
                <w:rStyle w:val="Hyperlink"/>
                <w:noProof/>
              </w:rPr>
              <w:t>Methodology and Research Design</w:t>
            </w:r>
            <w:r w:rsidR="00C97BD1">
              <w:rPr>
                <w:noProof/>
                <w:webHidden/>
              </w:rPr>
              <w:tab/>
            </w:r>
            <w:r w:rsidR="00C97BD1">
              <w:rPr>
                <w:noProof/>
                <w:webHidden/>
              </w:rPr>
              <w:fldChar w:fldCharType="begin"/>
            </w:r>
            <w:r w:rsidR="00C97BD1">
              <w:rPr>
                <w:noProof/>
                <w:webHidden/>
              </w:rPr>
              <w:instrText xml:space="preserve"> PAGEREF _Toc24206579 \h </w:instrText>
            </w:r>
            <w:r w:rsidR="00C97BD1">
              <w:rPr>
                <w:noProof/>
                <w:webHidden/>
              </w:rPr>
            </w:r>
            <w:r w:rsidR="00C97BD1">
              <w:rPr>
                <w:noProof/>
                <w:webHidden/>
              </w:rPr>
              <w:fldChar w:fldCharType="separate"/>
            </w:r>
            <w:r w:rsidR="00C97BD1">
              <w:rPr>
                <w:noProof/>
                <w:webHidden/>
              </w:rPr>
              <w:t>6</w:t>
            </w:r>
            <w:r w:rsidR="00C97BD1">
              <w:rPr>
                <w:noProof/>
                <w:webHidden/>
              </w:rPr>
              <w:fldChar w:fldCharType="end"/>
            </w:r>
          </w:hyperlink>
        </w:p>
        <w:p w14:paraId="1C0C5D6B" w14:textId="1B11A4A6" w:rsidR="00C97BD1" w:rsidRDefault="001F0BED">
          <w:pPr>
            <w:pStyle w:val="TOC2"/>
            <w:tabs>
              <w:tab w:val="right" w:leader="dot" w:pos="9010"/>
            </w:tabs>
            <w:rPr>
              <w:rFonts w:eastAsiaTheme="minorEastAsia" w:cstheme="minorBidi"/>
              <w:smallCaps w:val="0"/>
              <w:noProof/>
              <w:sz w:val="24"/>
              <w:lang w:val="en-US"/>
            </w:rPr>
          </w:pPr>
          <w:hyperlink w:anchor="_Toc24206580" w:history="1">
            <w:r w:rsidR="00C97BD1" w:rsidRPr="007D7226">
              <w:rPr>
                <w:rStyle w:val="Hyperlink"/>
                <w:noProof/>
              </w:rPr>
              <w:t>Data Collection and Analysis</w:t>
            </w:r>
            <w:r w:rsidR="00C97BD1">
              <w:rPr>
                <w:noProof/>
                <w:webHidden/>
              </w:rPr>
              <w:tab/>
            </w:r>
            <w:r w:rsidR="00C97BD1">
              <w:rPr>
                <w:noProof/>
                <w:webHidden/>
              </w:rPr>
              <w:fldChar w:fldCharType="begin"/>
            </w:r>
            <w:r w:rsidR="00C97BD1">
              <w:rPr>
                <w:noProof/>
                <w:webHidden/>
              </w:rPr>
              <w:instrText xml:space="preserve"> PAGEREF _Toc24206580 \h </w:instrText>
            </w:r>
            <w:r w:rsidR="00C97BD1">
              <w:rPr>
                <w:noProof/>
                <w:webHidden/>
              </w:rPr>
            </w:r>
            <w:r w:rsidR="00C97BD1">
              <w:rPr>
                <w:noProof/>
                <w:webHidden/>
              </w:rPr>
              <w:fldChar w:fldCharType="separate"/>
            </w:r>
            <w:r w:rsidR="00C97BD1">
              <w:rPr>
                <w:noProof/>
                <w:webHidden/>
              </w:rPr>
              <w:t>6</w:t>
            </w:r>
            <w:r w:rsidR="00C97BD1">
              <w:rPr>
                <w:noProof/>
                <w:webHidden/>
              </w:rPr>
              <w:fldChar w:fldCharType="end"/>
            </w:r>
          </w:hyperlink>
        </w:p>
        <w:p w14:paraId="21689D53" w14:textId="3666F0F4" w:rsidR="00C97BD1" w:rsidRDefault="001F0BED">
          <w:pPr>
            <w:pStyle w:val="TOC2"/>
            <w:tabs>
              <w:tab w:val="right" w:leader="dot" w:pos="9010"/>
            </w:tabs>
            <w:rPr>
              <w:rFonts w:eastAsiaTheme="minorEastAsia" w:cstheme="minorBidi"/>
              <w:smallCaps w:val="0"/>
              <w:noProof/>
              <w:sz w:val="24"/>
              <w:lang w:val="en-US"/>
            </w:rPr>
          </w:pPr>
          <w:hyperlink w:anchor="_Toc24206581" w:history="1">
            <w:r w:rsidR="00C97BD1" w:rsidRPr="007D7226">
              <w:rPr>
                <w:rStyle w:val="Hyperlink"/>
                <w:noProof/>
              </w:rPr>
              <w:t>Description of Methodology</w:t>
            </w:r>
            <w:r w:rsidR="00C97BD1">
              <w:rPr>
                <w:noProof/>
                <w:webHidden/>
              </w:rPr>
              <w:tab/>
            </w:r>
            <w:r w:rsidR="00C97BD1">
              <w:rPr>
                <w:noProof/>
                <w:webHidden/>
              </w:rPr>
              <w:fldChar w:fldCharType="begin"/>
            </w:r>
            <w:r w:rsidR="00C97BD1">
              <w:rPr>
                <w:noProof/>
                <w:webHidden/>
              </w:rPr>
              <w:instrText xml:space="preserve"> PAGEREF _Toc24206581 \h </w:instrText>
            </w:r>
            <w:r w:rsidR="00C97BD1">
              <w:rPr>
                <w:noProof/>
                <w:webHidden/>
              </w:rPr>
            </w:r>
            <w:r w:rsidR="00C97BD1">
              <w:rPr>
                <w:noProof/>
                <w:webHidden/>
              </w:rPr>
              <w:fldChar w:fldCharType="separate"/>
            </w:r>
            <w:r w:rsidR="00C97BD1">
              <w:rPr>
                <w:noProof/>
                <w:webHidden/>
              </w:rPr>
              <w:t>6</w:t>
            </w:r>
            <w:r w:rsidR="00C97BD1">
              <w:rPr>
                <w:noProof/>
                <w:webHidden/>
              </w:rPr>
              <w:fldChar w:fldCharType="end"/>
            </w:r>
          </w:hyperlink>
        </w:p>
        <w:p w14:paraId="45684F9F" w14:textId="16E2B40A" w:rsidR="00C97BD1" w:rsidRDefault="001F0BED">
          <w:pPr>
            <w:pStyle w:val="TOC2"/>
            <w:tabs>
              <w:tab w:val="right" w:leader="dot" w:pos="9010"/>
            </w:tabs>
            <w:rPr>
              <w:rFonts w:eastAsiaTheme="minorEastAsia" w:cstheme="minorBidi"/>
              <w:smallCaps w:val="0"/>
              <w:noProof/>
              <w:sz w:val="24"/>
              <w:lang w:val="en-US"/>
            </w:rPr>
          </w:pPr>
          <w:hyperlink w:anchor="_Toc24206582" w:history="1">
            <w:r w:rsidR="00C97BD1" w:rsidRPr="007D7226">
              <w:rPr>
                <w:rStyle w:val="Hyperlink"/>
                <w:noProof/>
              </w:rPr>
              <w:t>Experimental Theory</w:t>
            </w:r>
            <w:r w:rsidR="00C97BD1">
              <w:rPr>
                <w:noProof/>
                <w:webHidden/>
              </w:rPr>
              <w:tab/>
            </w:r>
            <w:r w:rsidR="00C97BD1">
              <w:rPr>
                <w:noProof/>
                <w:webHidden/>
              </w:rPr>
              <w:fldChar w:fldCharType="begin"/>
            </w:r>
            <w:r w:rsidR="00C97BD1">
              <w:rPr>
                <w:noProof/>
                <w:webHidden/>
              </w:rPr>
              <w:instrText xml:space="preserve"> PAGEREF _Toc24206582 \h </w:instrText>
            </w:r>
            <w:r w:rsidR="00C97BD1">
              <w:rPr>
                <w:noProof/>
                <w:webHidden/>
              </w:rPr>
            </w:r>
            <w:r w:rsidR="00C97BD1">
              <w:rPr>
                <w:noProof/>
                <w:webHidden/>
              </w:rPr>
              <w:fldChar w:fldCharType="separate"/>
            </w:r>
            <w:r w:rsidR="00C97BD1">
              <w:rPr>
                <w:noProof/>
                <w:webHidden/>
              </w:rPr>
              <w:t>8</w:t>
            </w:r>
            <w:r w:rsidR="00C97BD1">
              <w:rPr>
                <w:noProof/>
                <w:webHidden/>
              </w:rPr>
              <w:fldChar w:fldCharType="end"/>
            </w:r>
          </w:hyperlink>
        </w:p>
        <w:p w14:paraId="4DC351C4" w14:textId="524A32AD" w:rsidR="00C97BD1" w:rsidRDefault="001F0BED">
          <w:pPr>
            <w:pStyle w:val="TOC3"/>
            <w:tabs>
              <w:tab w:val="right" w:leader="dot" w:pos="9010"/>
            </w:tabs>
            <w:rPr>
              <w:rFonts w:eastAsiaTheme="minorEastAsia" w:cstheme="minorBidi"/>
              <w:i w:val="0"/>
              <w:iCs w:val="0"/>
              <w:noProof/>
              <w:sz w:val="24"/>
              <w:lang w:val="en-US"/>
            </w:rPr>
          </w:pPr>
          <w:hyperlink w:anchor="_Toc24206583" w:history="1">
            <w:r w:rsidR="00C97BD1" w:rsidRPr="007D7226">
              <w:rPr>
                <w:rStyle w:val="Hyperlink"/>
                <w:noProof/>
              </w:rPr>
              <w:t>Modelling and Simulation Theory</w:t>
            </w:r>
            <w:r w:rsidR="00C97BD1">
              <w:rPr>
                <w:noProof/>
                <w:webHidden/>
              </w:rPr>
              <w:tab/>
            </w:r>
            <w:r w:rsidR="00C97BD1">
              <w:rPr>
                <w:noProof/>
                <w:webHidden/>
              </w:rPr>
              <w:fldChar w:fldCharType="begin"/>
            </w:r>
            <w:r w:rsidR="00C97BD1">
              <w:rPr>
                <w:noProof/>
                <w:webHidden/>
              </w:rPr>
              <w:instrText xml:space="preserve"> PAGEREF _Toc24206583 \h </w:instrText>
            </w:r>
            <w:r w:rsidR="00C97BD1">
              <w:rPr>
                <w:noProof/>
                <w:webHidden/>
              </w:rPr>
            </w:r>
            <w:r w:rsidR="00C97BD1">
              <w:rPr>
                <w:noProof/>
                <w:webHidden/>
              </w:rPr>
              <w:fldChar w:fldCharType="separate"/>
            </w:r>
            <w:r w:rsidR="00C97BD1">
              <w:rPr>
                <w:noProof/>
                <w:webHidden/>
              </w:rPr>
              <w:t>8</w:t>
            </w:r>
            <w:r w:rsidR="00C97BD1">
              <w:rPr>
                <w:noProof/>
                <w:webHidden/>
              </w:rPr>
              <w:fldChar w:fldCharType="end"/>
            </w:r>
          </w:hyperlink>
        </w:p>
        <w:p w14:paraId="59249F39" w14:textId="28A7114A" w:rsidR="00C97BD1" w:rsidRDefault="001F0BED">
          <w:pPr>
            <w:pStyle w:val="TOC3"/>
            <w:tabs>
              <w:tab w:val="right" w:leader="dot" w:pos="9010"/>
            </w:tabs>
            <w:rPr>
              <w:rFonts w:eastAsiaTheme="minorEastAsia" w:cstheme="minorBidi"/>
              <w:i w:val="0"/>
              <w:iCs w:val="0"/>
              <w:noProof/>
              <w:sz w:val="24"/>
              <w:lang w:val="en-US"/>
            </w:rPr>
          </w:pPr>
          <w:hyperlink w:anchor="_Toc24206584" w:history="1">
            <w:r w:rsidR="00C97BD1" w:rsidRPr="007D7226">
              <w:rPr>
                <w:rStyle w:val="Hyperlink"/>
                <w:noProof/>
              </w:rPr>
              <w:t>Heat Transfer Theory</w:t>
            </w:r>
            <w:r w:rsidR="00C97BD1">
              <w:rPr>
                <w:noProof/>
                <w:webHidden/>
              </w:rPr>
              <w:tab/>
            </w:r>
            <w:r w:rsidR="00C97BD1">
              <w:rPr>
                <w:noProof/>
                <w:webHidden/>
              </w:rPr>
              <w:fldChar w:fldCharType="begin"/>
            </w:r>
            <w:r w:rsidR="00C97BD1">
              <w:rPr>
                <w:noProof/>
                <w:webHidden/>
              </w:rPr>
              <w:instrText xml:space="preserve"> PAGEREF _Toc24206584 \h </w:instrText>
            </w:r>
            <w:r w:rsidR="00C97BD1">
              <w:rPr>
                <w:noProof/>
                <w:webHidden/>
              </w:rPr>
            </w:r>
            <w:r w:rsidR="00C97BD1">
              <w:rPr>
                <w:noProof/>
                <w:webHidden/>
              </w:rPr>
              <w:fldChar w:fldCharType="separate"/>
            </w:r>
            <w:r w:rsidR="00C97BD1">
              <w:rPr>
                <w:noProof/>
                <w:webHidden/>
              </w:rPr>
              <w:t>9</w:t>
            </w:r>
            <w:r w:rsidR="00C97BD1">
              <w:rPr>
                <w:noProof/>
                <w:webHidden/>
              </w:rPr>
              <w:fldChar w:fldCharType="end"/>
            </w:r>
          </w:hyperlink>
        </w:p>
        <w:p w14:paraId="6CFD316F" w14:textId="44E77700" w:rsidR="00C97BD1" w:rsidRDefault="001F0BED">
          <w:pPr>
            <w:pStyle w:val="TOC2"/>
            <w:tabs>
              <w:tab w:val="right" w:leader="dot" w:pos="9010"/>
            </w:tabs>
            <w:rPr>
              <w:rFonts w:eastAsiaTheme="minorEastAsia" w:cstheme="minorBidi"/>
              <w:smallCaps w:val="0"/>
              <w:noProof/>
              <w:sz w:val="24"/>
              <w:lang w:val="en-US"/>
            </w:rPr>
          </w:pPr>
          <w:hyperlink w:anchor="_Toc24206585" w:history="1">
            <w:r w:rsidR="00C97BD1" w:rsidRPr="007D7226">
              <w:rPr>
                <w:rStyle w:val="Hyperlink"/>
                <w:noProof/>
              </w:rPr>
              <w:t>Literature Review</w:t>
            </w:r>
            <w:r w:rsidR="00C97BD1">
              <w:rPr>
                <w:noProof/>
                <w:webHidden/>
              </w:rPr>
              <w:tab/>
            </w:r>
            <w:r w:rsidR="00C97BD1">
              <w:rPr>
                <w:noProof/>
                <w:webHidden/>
              </w:rPr>
              <w:fldChar w:fldCharType="begin"/>
            </w:r>
            <w:r w:rsidR="00C97BD1">
              <w:rPr>
                <w:noProof/>
                <w:webHidden/>
              </w:rPr>
              <w:instrText xml:space="preserve"> PAGEREF _Toc24206585 \h </w:instrText>
            </w:r>
            <w:r w:rsidR="00C97BD1">
              <w:rPr>
                <w:noProof/>
                <w:webHidden/>
              </w:rPr>
            </w:r>
            <w:r w:rsidR="00C97BD1">
              <w:rPr>
                <w:noProof/>
                <w:webHidden/>
              </w:rPr>
              <w:fldChar w:fldCharType="separate"/>
            </w:r>
            <w:r w:rsidR="00C97BD1">
              <w:rPr>
                <w:noProof/>
                <w:webHidden/>
              </w:rPr>
              <w:t>10</w:t>
            </w:r>
            <w:r w:rsidR="00C97BD1">
              <w:rPr>
                <w:noProof/>
                <w:webHidden/>
              </w:rPr>
              <w:fldChar w:fldCharType="end"/>
            </w:r>
          </w:hyperlink>
        </w:p>
        <w:p w14:paraId="485E6676" w14:textId="0BE6D868" w:rsidR="00C97BD1" w:rsidRDefault="001F0BED">
          <w:pPr>
            <w:pStyle w:val="TOC3"/>
            <w:tabs>
              <w:tab w:val="right" w:leader="dot" w:pos="9010"/>
            </w:tabs>
            <w:rPr>
              <w:rFonts w:eastAsiaTheme="minorEastAsia" w:cstheme="minorBidi"/>
              <w:i w:val="0"/>
              <w:iCs w:val="0"/>
              <w:noProof/>
              <w:sz w:val="24"/>
              <w:lang w:val="en-US"/>
            </w:rPr>
          </w:pPr>
          <w:hyperlink w:anchor="_Toc24206586" w:history="1">
            <w:r w:rsidR="00C97BD1" w:rsidRPr="007D7226">
              <w:rPr>
                <w:rStyle w:val="Hyperlink"/>
                <w:noProof/>
              </w:rPr>
              <w:t>Historical Context of Project</w:t>
            </w:r>
            <w:r w:rsidR="00C97BD1">
              <w:rPr>
                <w:noProof/>
                <w:webHidden/>
              </w:rPr>
              <w:tab/>
            </w:r>
            <w:r w:rsidR="00C97BD1">
              <w:rPr>
                <w:noProof/>
                <w:webHidden/>
              </w:rPr>
              <w:fldChar w:fldCharType="begin"/>
            </w:r>
            <w:r w:rsidR="00C97BD1">
              <w:rPr>
                <w:noProof/>
                <w:webHidden/>
              </w:rPr>
              <w:instrText xml:space="preserve"> PAGEREF _Toc24206586 \h </w:instrText>
            </w:r>
            <w:r w:rsidR="00C97BD1">
              <w:rPr>
                <w:noProof/>
                <w:webHidden/>
              </w:rPr>
            </w:r>
            <w:r w:rsidR="00C97BD1">
              <w:rPr>
                <w:noProof/>
                <w:webHidden/>
              </w:rPr>
              <w:fldChar w:fldCharType="separate"/>
            </w:r>
            <w:r w:rsidR="00C97BD1">
              <w:rPr>
                <w:noProof/>
                <w:webHidden/>
              </w:rPr>
              <w:t>10</w:t>
            </w:r>
            <w:r w:rsidR="00C97BD1">
              <w:rPr>
                <w:noProof/>
                <w:webHidden/>
              </w:rPr>
              <w:fldChar w:fldCharType="end"/>
            </w:r>
          </w:hyperlink>
        </w:p>
        <w:p w14:paraId="688D8F83" w14:textId="49A4F498" w:rsidR="00C97BD1" w:rsidRDefault="001F0BED">
          <w:pPr>
            <w:pStyle w:val="TOC3"/>
            <w:tabs>
              <w:tab w:val="right" w:leader="dot" w:pos="9010"/>
            </w:tabs>
            <w:rPr>
              <w:rFonts w:eastAsiaTheme="minorEastAsia" w:cstheme="minorBidi"/>
              <w:i w:val="0"/>
              <w:iCs w:val="0"/>
              <w:noProof/>
              <w:sz w:val="24"/>
              <w:lang w:val="en-US"/>
            </w:rPr>
          </w:pPr>
          <w:hyperlink w:anchor="_Toc24206587" w:history="1">
            <w:r w:rsidR="00C97BD1" w:rsidRPr="007D7226">
              <w:rPr>
                <w:rStyle w:val="Hyperlink"/>
                <w:noProof/>
              </w:rPr>
              <w:t>Current Context of Project</w:t>
            </w:r>
            <w:r w:rsidR="00C97BD1">
              <w:rPr>
                <w:noProof/>
                <w:webHidden/>
              </w:rPr>
              <w:tab/>
            </w:r>
            <w:r w:rsidR="00C97BD1">
              <w:rPr>
                <w:noProof/>
                <w:webHidden/>
              </w:rPr>
              <w:fldChar w:fldCharType="begin"/>
            </w:r>
            <w:r w:rsidR="00C97BD1">
              <w:rPr>
                <w:noProof/>
                <w:webHidden/>
              </w:rPr>
              <w:instrText xml:space="preserve"> PAGEREF _Toc24206587 \h </w:instrText>
            </w:r>
            <w:r w:rsidR="00C97BD1">
              <w:rPr>
                <w:noProof/>
                <w:webHidden/>
              </w:rPr>
            </w:r>
            <w:r w:rsidR="00C97BD1">
              <w:rPr>
                <w:noProof/>
                <w:webHidden/>
              </w:rPr>
              <w:fldChar w:fldCharType="separate"/>
            </w:r>
            <w:r w:rsidR="00C97BD1">
              <w:rPr>
                <w:noProof/>
                <w:webHidden/>
              </w:rPr>
              <w:t>11</w:t>
            </w:r>
            <w:r w:rsidR="00C97BD1">
              <w:rPr>
                <w:noProof/>
                <w:webHidden/>
              </w:rPr>
              <w:fldChar w:fldCharType="end"/>
            </w:r>
          </w:hyperlink>
        </w:p>
        <w:p w14:paraId="19C77BD8" w14:textId="25AAF701" w:rsidR="00C97BD1" w:rsidRDefault="001F0BED">
          <w:pPr>
            <w:pStyle w:val="TOC3"/>
            <w:tabs>
              <w:tab w:val="right" w:leader="dot" w:pos="9010"/>
            </w:tabs>
            <w:rPr>
              <w:rFonts w:eastAsiaTheme="minorEastAsia" w:cstheme="minorBidi"/>
              <w:i w:val="0"/>
              <w:iCs w:val="0"/>
              <w:noProof/>
              <w:sz w:val="24"/>
              <w:lang w:val="en-US"/>
            </w:rPr>
          </w:pPr>
          <w:hyperlink w:anchor="_Toc24206588" w:history="1">
            <w:r w:rsidR="00C97BD1" w:rsidRPr="007D7226">
              <w:rPr>
                <w:rStyle w:val="Hyperlink"/>
                <w:noProof/>
              </w:rPr>
              <w:t>Description of Current Thermal Management Systems</w:t>
            </w:r>
            <w:r w:rsidR="00C97BD1">
              <w:rPr>
                <w:noProof/>
                <w:webHidden/>
              </w:rPr>
              <w:tab/>
            </w:r>
            <w:r w:rsidR="00C97BD1">
              <w:rPr>
                <w:noProof/>
                <w:webHidden/>
              </w:rPr>
              <w:fldChar w:fldCharType="begin"/>
            </w:r>
            <w:r w:rsidR="00C97BD1">
              <w:rPr>
                <w:noProof/>
                <w:webHidden/>
              </w:rPr>
              <w:instrText xml:space="preserve"> PAGEREF _Toc24206588 \h </w:instrText>
            </w:r>
            <w:r w:rsidR="00C97BD1">
              <w:rPr>
                <w:noProof/>
                <w:webHidden/>
              </w:rPr>
            </w:r>
            <w:r w:rsidR="00C97BD1">
              <w:rPr>
                <w:noProof/>
                <w:webHidden/>
              </w:rPr>
              <w:fldChar w:fldCharType="separate"/>
            </w:r>
            <w:r w:rsidR="00C97BD1">
              <w:rPr>
                <w:noProof/>
                <w:webHidden/>
              </w:rPr>
              <w:t>12</w:t>
            </w:r>
            <w:r w:rsidR="00C97BD1">
              <w:rPr>
                <w:noProof/>
                <w:webHidden/>
              </w:rPr>
              <w:fldChar w:fldCharType="end"/>
            </w:r>
          </w:hyperlink>
        </w:p>
        <w:p w14:paraId="14E6CC7D" w14:textId="4C72F2CF" w:rsidR="00C97BD1" w:rsidRDefault="001F0BED">
          <w:pPr>
            <w:pStyle w:val="TOC3"/>
            <w:tabs>
              <w:tab w:val="right" w:leader="dot" w:pos="9010"/>
            </w:tabs>
            <w:rPr>
              <w:rFonts w:eastAsiaTheme="minorEastAsia" w:cstheme="minorBidi"/>
              <w:i w:val="0"/>
              <w:iCs w:val="0"/>
              <w:noProof/>
              <w:sz w:val="24"/>
              <w:lang w:val="en-US"/>
            </w:rPr>
          </w:pPr>
          <w:hyperlink w:anchor="_Toc24206589" w:history="1">
            <w:r w:rsidR="00C97BD1" w:rsidRPr="007D7226">
              <w:rPr>
                <w:rStyle w:val="Hyperlink"/>
                <w:noProof/>
              </w:rPr>
              <w:t>Gaps in Literature</w:t>
            </w:r>
            <w:r w:rsidR="00C97BD1">
              <w:rPr>
                <w:noProof/>
                <w:webHidden/>
              </w:rPr>
              <w:tab/>
            </w:r>
            <w:r w:rsidR="00C97BD1">
              <w:rPr>
                <w:noProof/>
                <w:webHidden/>
              </w:rPr>
              <w:fldChar w:fldCharType="begin"/>
            </w:r>
            <w:r w:rsidR="00C97BD1">
              <w:rPr>
                <w:noProof/>
                <w:webHidden/>
              </w:rPr>
              <w:instrText xml:space="preserve"> PAGEREF _Toc24206589 \h </w:instrText>
            </w:r>
            <w:r w:rsidR="00C97BD1">
              <w:rPr>
                <w:noProof/>
                <w:webHidden/>
              </w:rPr>
            </w:r>
            <w:r w:rsidR="00C97BD1">
              <w:rPr>
                <w:noProof/>
                <w:webHidden/>
              </w:rPr>
              <w:fldChar w:fldCharType="separate"/>
            </w:r>
            <w:r w:rsidR="00C97BD1">
              <w:rPr>
                <w:noProof/>
                <w:webHidden/>
              </w:rPr>
              <w:t>14</w:t>
            </w:r>
            <w:r w:rsidR="00C97BD1">
              <w:rPr>
                <w:noProof/>
                <w:webHidden/>
              </w:rPr>
              <w:fldChar w:fldCharType="end"/>
            </w:r>
          </w:hyperlink>
        </w:p>
        <w:p w14:paraId="753F81AB" w14:textId="538CD052" w:rsidR="00C97BD1" w:rsidRDefault="001F0BED">
          <w:pPr>
            <w:pStyle w:val="TOC1"/>
            <w:tabs>
              <w:tab w:val="right" w:leader="dot" w:pos="9010"/>
            </w:tabs>
            <w:rPr>
              <w:rFonts w:eastAsiaTheme="minorEastAsia" w:cstheme="minorBidi"/>
              <w:b w:val="0"/>
              <w:bCs w:val="0"/>
              <w:caps w:val="0"/>
              <w:noProof/>
              <w:sz w:val="24"/>
              <w:lang w:val="en-US"/>
            </w:rPr>
          </w:pPr>
          <w:hyperlink w:anchor="_Toc24206590" w:history="1">
            <w:r w:rsidR="00C97BD1" w:rsidRPr="007D7226">
              <w:rPr>
                <w:rStyle w:val="Hyperlink"/>
                <w:noProof/>
              </w:rPr>
              <w:t>Proposed Work</w:t>
            </w:r>
            <w:r w:rsidR="00C97BD1">
              <w:rPr>
                <w:noProof/>
                <w:webHidden/>
              </w:rPr>
              <w:tab/>
            </w:r>
            <w:r w:rsidR="00C97BD1">
              <w:rPr>
                <w:noProof/>
                <w:webHidden/>
              </w:rPr>
              <w:fldChar w:fldCharType="begin"/>
            </w:r>
            <w:r w:rsidR="00C97BD1">
              <w:rPr>
                <w:noProof/>
                <w:webHidden/>
              </w:rPr>
              <w:instrText xml:space="preserve"> PAGEREF _Toc24206590 \h </w:instrText>
            </w:r>
            <w:r w:rsidR="00C97BD1">
              <w:rPr>
                <w:noProof/>
                <w:webHidden/>
              </w:rPr>
            </w:r>
            <w:r w:rsidR="00C97BD1">
              <w:rPr>
                <w:noProof/>
                <w:webHidden/>
              </w:rPr>
              <w:fldChar w:fldCharType="separate"/>
            </w:r>
            <w:r w:rsidR="00C97BD1">
              <w:rPr>
                <w:noProof/>
                <w:webHidden/>
              </w:rPr>
              <w:t>15</w:t>
            </w:r>
            <w:r w:rsidR="00C97BD1">
              <w:rPr>
                <w:noProof/>
                <w:webHidden/>
              </w:rPr>
              <w:fldChar w:fldCharType="end"/>
            </w:r>
          </w:hyperlink>
        </w:p>
        <w:p w14:paraId="205E680C" w14:textId="56EDFD3A" w:rsidR="00C97BD1" w:rsidRDefault="001F0BED">
          <w:pPr>
            <w:pStyle w:val="TOC2"/>
            <w:tabs>
              <w:tab w:val="right" w:leader="dot" w:pos="9010"/>
            </w:tabs>
            <w:rPr>
              <w:rFonts w:eastAsiaTheme="minorEastAsia" w:cstheme="minorBidi"/>
              <w:smallCaps w:val="0"/>
              <w:noProof/>
              <w:sz w:val="24"/>
              <w:lang w:val="en-US"/>
            </w:rPr>
          </w:pPr>
          <w:hyperlink w:anchor="_Toc24206591" w:history="1">
            <w:r w:rsidR="00C97BD1" w:rsidRPr="007D7226">
              <w:rPr>
                <w:rStyle w:val="Hyperlink"/>
                <w:noProof/>
              </w:rPr>
              <w:t>Focus of this project</w:t>
            </w:r>
            <w:r w:rsidR="00C97BD1">
              <w:rPr>
                <w:noProof/>
                <w:webHidden/>
              </w:rPr>
              <w:tab/>
            </w:r>
            <w:r w:rsidR="00C97BD1">
              <w:rPr>
                <w:noProof/>
                <w:webHidden/>
              </w:rPr>
              <w:fldChar w:fldCharType="begin"/>
            </w:r>
            <w:r w:rsidR="00C97BD1">
              <w:rPr>
                <w:noProof/>
                <w:webHidden/>
              </w:rPr>
              <w:instrText xml:space="preserve"> PAGEREF _Toc24206591 \h </w:instrText>
            </w:r>
            <w:r w:rsidR="00C97BD1">
              <w:rPr>
                <w:noProof/>
                <w:webHidden/>
              </w:rPr>
            </w:r>
            <w:r w:rsidR="00C97BD1">
              <w:rPr>
                <w:noProof/>
                <w:webHidden/>
              </w:rPr>
              <w:fldChar w:fldCharType="separate"/>
            </w:r>
            <w:r w:rsidR="00C97BD1">
              <w:rPr>
                <w:noProof/>
                <w:webHidden/>
              </w:rPr>
              <w:t>15</w:t>
            </w:r>
            <w:r w:rsidR="00C97BD1">
              <w:rPr>
                <w:noProof/>
                <w:webHidden/>
              </w:rPr>
              <w:fldChar w:fldCharType="end"/>
            </w:r>
          </w:hyperlink>
        </w:p>
        <w:p w14:paraId="60CA4FA0" w14:textId="6FF78DA8" w:rsidR="00C97BD1" w:rsidRDefault="001F0BED">
          <w:pPr>
            <w:pStyle w:val="TOC2"/>
            <w:tabs>
              <w:tab w:val="right" w:leader="dot" w:pos="9010"/>
            </w:tabs>
            <w:rPr>
              <w:rFonts w:eastAsiaTheme="minorEastAsia" w:cstheme="minorBidi"/>
              <w:smallCaps w:val="0"/>
              <w:noProof/>
              <w:sz w:val="24"/>
              <w:lang w:val="en-US"/>
            </w:rPr>
          </w:pPr>
          <w:hyperlink w:anchor="_Toc24206592" w:history="1">
            <w:r w:rsidR="00C97BD1" w:rsidRPr="007D7226">
              <w:rPr>
                <w:rStyle w:val="Hyperlink"/>
                <w:noProof/>
              </w:rPr>
              <w:t>Initial work conducted</w:t>
            </w:r>
            <w:r w:rsidR="00C97BD1">
              <w:rPr>
                <w:noProof/>
                <w:webHidden/>
              </w:rPr>
              <w:tab/>
            </w:r>
            <w:r w:rsidR="00C97BD1">
              <w:rPr>
                <w:noProof/>
                <w:webHidden/>
              </w:rPr>
              <w:fldChar w:fldCharType="begin"/>
            </w:r>
            <w:r w:rsidR="00C97BD1">
              <w:rPr>
                <w:noProof/>
                <w:webHidden/>
              </w:rPr>
              <w:instrText xml:space="preserve"> PAGEREF _Toc24206592 \h </w:instrText>
            </w:r>
            <w:r w:rsidR="00C97BD1">
              <w:rPr>
                <w:noProof/>
                <w:webHidden/>
              </w:rPr>
            </w:r>
            <w:r w:rsidR="00C97BD1">
              <w:rPr>
                <w:noProof/>
                <w:webHidden/>
              </w:rPr>
              <w:fldChar w:fldCharType="separate"/>
            </w:r>
            <w:r w:rsidR="00C97BD1">
              <w:rPr>
                <w:noProof/>
                <w:webHidden/>
              </w:rPr>
              <w:t>15</w:t>
            </w:r>
            <w:r w:rsidR="00C97BD1">
              <w:rPr>
                <w:noProof/>
                <w:webHidden/>
              </w:rPr>
              <w:fldChar w:fldCharType="end"/>
            </w:r>
          </w:hyperlink>
        </w:p>
        <w:p w14:paraId="4C5DA0F7" w14:textId="2704E473" w:rsidR="00C97BD1" w:rsidRDefault="001F0BED">
          <w:pPr>
            <w:pStyle w:val="TOC3"/>
            <w:tabs>
              <w:tab w:val="right" w:leader="dot" w:pos="9010"/>
            </w:tabs>
            <w:rPr>
              <w:rFonts w:eastAsiaTheme="minorEastAsia" w:cstheme="minorBidi"/>
              <w:i w:val="0"/>
              <w:iCs w:val="0"/>
              <w:noProof/>
              <w:sz w:val="24"/>
              <w:lang w:val="en-US"/>
            </w:rPr>
          </w:pPr>
          <w:hyperlink w:anchor="_Toc24206593" w:history="1">
            <w:r w:rsidR="00C97BD1" w:rsidRPr="007D7226">
              <w:rPr>
                <w:rStyle w:val="Hyperlink"/>
                <w:noProof/>
              </w:rPr>
              <w:t>Stage 1</w:t>
            </w:r>
            <w:r w:rsidR="00C97BD1">
              <w:rPr>
                <w:noProof/>
                <w:webHidden/>
              </w:rPr>
              <w:tab/>
            </w:r>
            <w:r w:rsidR="00C97BD1">
              <w:rPr>
                <w:noProof/>
                <w:webHidden/>
              </w:rPr>
              <w:fldChar w:fldCharType="begin"/>
            </w:r>
            <w:r w:rsidR="00C97BD1">
              <w:rPr>
                <w:noProof/>
                <w:webHidden/>
              </w:rPr>
              <w:instrText xml:space="preserve"> PAGEREF _Toc24206593 \h </w:instrText>
            </w:r>
            <w:r w:rsidR="00C97BD1">
              <w:rPr>
                <w:noProof/>
                <w:webHidden/>
              </w:rPr>
            </w:r>
            <w:r w:rsidR="00C97BD1">
              <w:rPr>
                <w:noProof/>
                <w:webHidden/>
              </w:rPr>
              <w:fldChar w:fldCharType="separate"/>
            </w:r>
            <w:r w:rsidR="00C97BD1">
              <w:rPr>
                <w:noProof/>
                <w:webHidden/>
              </w:rPr>
              <w:t>15</w:t>
            </w:r>
            <w:r w:rsidR="00C97BD1">
              <w:rPr>
                <w:noProof/>
                <w:webHidden/>
              </w:rPr>
              <w:fldChar w:fldCharType="end"/>
            </w:r>
          </w:hyperlink>
        </w:p>
        <w:p w14:paraId="3EF4F687" w14:textId="35A705DD" w:rsidR="00C97BD1" w:rsidRDefault="001F0BED">
          <w:pPr>
            <w:pStyle w:val="TOC3"/>
            <w:tabs>
              <w:tab w:val="right" w:leader="dot" w:pos="9010"/>
            </w:tabs>
            <w:rPr>
              <w:rFonts w:eastAsiaTheme="minorEastAsia" w:cstheme="minorBidi"/>
              <w:i w:val="0"/>
              <w:iCs w:val="0"/>
              <w:noProof/>
              <w:sz w:val="24"/>
              <w:lang w:val="en-US"/>
            </w:rPr>
          </w:pPr>
          <w:hyperlink w:anchor="_Toc24206594" w:history="1">
            <w:r w:rsidR="00C97BD1" w:rsidRPr="007D7226">
              <w:rPr>
                <w:rStyle w:val="Hyperlink"/>
                <w:noProof/>
              </w:rPr>
              <w:t>Stage 2</w:t>
            </w:r>
            <w:r w:rsidR="00C97BD1">
              <w:rPr>
                <w:noProof/>
                <w:webHidden/>
              </w:rPr>
              <w:tab/>
            </w:r>
            <w:r w:rsidR="00C97BD1">
              <w:rPr>
                <w:noProof/>
                <w:webHidden/>
              </w:rPr>
              <w:fldChar w:fldCharType="begin"/>
            </w:r>
            <w:r w:rsidR="00C97BD1">
              <w:rPr>
                <w:noProof/>
                <w:webHidden/>
              </w:rPr>
              <w:instrText xml:space="preserve"> PAGEREF _Toc24206594 \h </w:instrText>
            </w:r>
            <w:r w:rsidR="00C97BD1">
              <w:rPr>
                <w:noProof/>
                <w:webHidden/>
              </w:rPr>
            </w:r>
            <w:r w:rsidR="00C97BD1">
              <w:rPr>
                <w:noProof/>
                <w:webHidden/>
              </w:rPr>
              <w:fldChar w:fldCharType="separate"/>
            </w:r>
            <w:r w:rsidR="00C97BD1">
              <w:rPr>
                <w:noProof/>
                <w:webHidden/>
              </w:rPr>
              <w:t>16</w:t>
            </w:r>
            <w:r w:rsidR="00C97BD1">
              <w:rPr>
                <w:noProof/>
                <w:webHidden/>
              </w:rPr>
              <w:fldChar w:fldCharType="end"/>
            </w:r>
          </w:hyperlink>
        </w:p>
        <w:p w14:paraId="56A267DE" w14:textId="5F26963C" w:rsidR="00C97BD1" w:rsidRDefault="001F0BED">
          <w:pPr>
            <w:pStyle w:val="TOC3"/>
            <w:tabs>
              <w:tab w:val="right" w:leader="dot" w:pos="9010"/>
            </w:tabs>
            <w:rPr>
              <w:rFonts w:eastAsiaTheme="minorEastAsia" w:cstheme="minorBidi"/>
              <w:i w:val="0"/>
              <w:iCs w:val="0"/>
              <w:noProof/>
              <w:sz w:val="24"/>
              <w:lang w:val="en-US"/>
            </w:rPr>
          </w:pPr>
          <w:hyperlink w:anchor="_Toc24206595" w:history="1">
            <w:r w:rsidR="00C97BD1" w:rsidRPr="007D7226">
              <w:rPr>
                <w:rStyle w:val="Hyperlink"/>
                <w:noProof/>
              </w:rPr>
              <w:t>Stage 3 – Future Adjustments</w:t>
            </w:r>
            <w:r w:rsidR="00C97BD1">
              <w:rPr>
                <w:noProof/>
                <w:webHidden/>
              </w:rPr>
              <w:tab/>
            </w:r>
            <w:r w:rsidR="00C97BD1">
              <w:rPr>
                <w:noProof/>
                <w:webHidden/>
              </w:rPr>
              <w:fldChar w:fldCharType="begin"/>
            </w:r>
            <w:r w:rsidR="00C97BD1">
              <w:rPr>
                <w:noProof/>
                <w:webHidden/>
              </w:rPr>
              <w:instrText xml:space="preserve"> PAGEREF _Toc24206595 \h </w:instrText>
            </w:r>
            <w:r w:rsidR="00C97BD1">
              <w:rPr>
                <w:noProof/>
                <w:webHidden/>
              </w:rPr>
            </w:r>
            <w:r w:rsidR="00C97BD1">
              <w:rPr>
                <w:noProof/>
                <w:webHidden/>
              </w:rPr>
              <w:fldChar w:fldCharType="separate"/>
            </w:r>
            <w:r w:rsidR="00C97BD1">
              <w:rPr>
                <w:noProof/>
                <w:webHidden/>
              </w:rPr>
              <w:t>16</w:t>
            </w:r>
            <w:r w:rsidR="00C97BD1">
              <w:rPr>
                <w:noProof/>
                <w:webHidden/>
              </w:rPr>
              <w:fldChar w:fldCharType="end"/>
            </w:r>
          </w:hyperlink>
        </w:p>
        <w:p w14:paraId="2F778CC9" w14:textId="37F53776" w:rsidR="00C97BD1" w:rsidRDefault="001F0BED">
          <w:pPr>
            <w:pStyle w:val="TOC1"/>
            <w:tabs>
              <w:tab w:val="right" w:leader="dot" w:pos="9010"/>
            </w:tabs>
            <w:rPr>
              <w:rFonts w:eastAsiaTheme="minorEastAsia" w:cstheme="minorBidi"/>
              <w:b w:val="0"/>
              <w:bCs w:val="0"/>
              <w:caps w:val="0"/>
              <w:noProof/>
              <w:sz w:val="24"/>
              <w:lang w:val="en-US"/>
            </w:rPr>
          </w:pPr>
          <w:hyperlink w:anchor="_Toc24206596" w:history="1">
            <w:r w:rsidR="00C97BD1" w:rsidRPr="007D7226">
              <w:rPr>
                <w:rStyle w:val="Hyperlink"/>
                <w:noProof/>
              </w:rPr>
              <w:t>Appendices</w:t>
            </w:r>
            <w:r w:rsidR="00C97BD1">
              <w:rPr>
                <w:noProof/>
                <w:webHidden/>
              </w:rPr>
              <w:tab/>
            </w:r>
            <w:r w:rsidR="00C97BD1">
              <w:rPr>
                <w:noProof/>
                <w:webHidden/>
              </w:rPr>
              <w:fldChar w:fldCharType="begin"/>
            </w:r>
            <w:r w:rsidR="00C97BD1">
              <w:rPr>
                <w:noProof/>
                <w:webHidden/>
              </w:rPr>
              <w:instrText xml:space="preserve"> PAGEREF _Toc24206596 \h </w:instrText>
            </w:r>
            <w:r w:rsidR="00C97BD1">
              <w:rPr>
                <w:noProof/>
                <w:webHidden/>
              </w:rPr>
            </w:r>
            <w:r w:rsidR="00C97BD1">
              <w:rPr>
                <w:noProof/>
                <w:webHidden/>
              </w:rPr>
              <w:fldChar w:fldCharType="separate"/>
            </w:r>
            <w:r w:rsidR="00C97BD1">
              <w:rPr>
                <w:noProof/>
                <w:webHidden/>
              </w:rPr>
              <w:t>18</w:t>
            </w:r>
            <w:r w:rsidR="00C97BD1">
              <w:rPr>
                <w:noProof/>
                <w:webHidden/>
              </w:rPr>
              <w:fldChar w:fldCharType="end"/>
            </w:r>
          </w:hyperlink>
        </w:p>
        <w:p w14:paraId="1860CC65" w14:textId="46DDF57C" w:rsidR="00C97BD1" w:rsidRDefault="001F0BED">
          <w:pPr>
            <w:pStyle w:val="TOC2"/>
            <w:tabs>
              <w:tab w:val="right" w:leader="dot" w:pos="9010"/>
            </w:tabs>
            <w:rPr>
              <w:rFonts w:eastAsiaTheme="minorEastAsia" w:cstheme="minorBidi"/>
              <w:smallCaps w:val="0"/>
              <w:noProof/>
              <w:sz w:val="24"/>
              <w:lang w:val="en-US"/>
            </w:rPr>
          </w:pPr>
          <w:hyperlink w:anchor="_Toc24206597" w:history="1">
            <w:r w:rsidR="00C97BD1" w:rsidRPr="007D7226">
              <w:rPr>
                <w:rStyle w:val="Hyperlink"/>
                <w:noProof/>
              </w:rPr>
              <w:t>Appendix 1: MATLAB Numerical model code</w:t>
            </w:r>
            <w:r w:rsidR="00C97BD1">
              <w:rPr>
                <w:noProof/>
                <w:webHidden/>
              </w:rPr>
              <w:tab/>
            </w:r>
            <w:r w:rsidR="00C97BD1">
              <w:rPr>
                <w:noProof/>
                <w:webHidden/>
              </w:rPr>
              <w:fldChar w:fldCharType="begin"/>
            </w:r>
            <w:r w:rsidR="00C97BD1">
              <w:rPr>
                <w:noProof/>
                <w:webHidden/>
              </w:rPr>
              <w:instrText xml:space="preserve"> PAGEREF _Toc24206597 \h </w:instrText>
            </w:r>
            <w:r w:rsidR="00C97BD1">
              <w:rPr>
                <w:noProof/>
                <w:webHidden/>
              </w:rPr>
            </w:r>
            <w:r w:rsidR="00C97BD1">
              <w:rPr>
                <w:noProof/>
                <w:webHidden/>
              </w:rPr>
              <w:fldChar w:fldCharType="separate"/>
            </w:r>
            <w:r w:rsidR="00C97BD1">
              <w:rPr>
                <w:noProof/>
                <w:webHidden/>
              </w:rPr>
              <w:t>18</w:t>
            </w:r>
            <w:r w:rsidR="00C97BD1">
              <w:rPr>
                <w:noProof/>
                <w:webHidden/>
              </w:rPr>
              <w:fldChar w:fldCharType="end"/>
            </w:r>
          </w:hyperlink>
        </w:p>
        <w:p w14:paraId="548DFC35" w14:textId="1646459E" w:rsidR="00C97BD1" w:rsidRDefault="001F0BED">
          <w:pPr>
            <w:pStyle w:val="TOC2"/>
            <w:tabs>
              <w:tab w:val="right" w:leader="dot" w:pos="9010"/>
            </w:tabs>
            <w:rPr>
              <w:rFonts w:eastAsiaTheme="minorEastAsia" w:cstheme="minorBidi"/>
              <w:smallCaps w:val="0"/>
              <w:noProof/>
              <w:sz w:val="24"/>
              <w:lang w:val="en-US"/>
            </w:rPr>
          </w:pPr>
          <w:hyperlink w:anchor="_Toc24206598" w:history="1">
            <w:r w:rsidR="00C97BD1" w:rsidRPr="007D7226">
              <w:rPr>
                <w:rStyle w:val="Hyperlink"/>
                <w:noProof/>
              </w:rPr>
              <w:t>Appendix 2: MATLAB Testing Schedule code</w:t>
            </w:r>
            <w:r w:rsidR="00C97BD1">
              <w:rPr>
                <w:noProof/>
                <w:webHidden/>
              </w:rPr>
              <w:tab/>
            </w:r>
            <w:r w:rsidR="00C97BD1">
              <w:rPr>
                <w:noProof/>
                <w:webHidden/>
              </w:rPr>
              <w:fldChar w:fldCharType="begin"/>
            </w:r>
            <w:r w:rsidR="00C97BD1">
              <w:rPr>
                <w:noProof/>
                <w:webHidden/>
              </w:rPr>
              <w:instrText xml:space="preserve"> PAGEREF _Toc24206598 \h </w:instrText>
            </w:r>
            <w:r w:rsidR="00C97BD1">
              <w:rPr>
                <w:noProof/>
                <w:webHidden/>
              </w:rPr>
            </w:r>
            <w:r w:rsidR="00C97BD1">
              <w:rPr>
                <w:noProof/>
                <w:webHidden/>
              </w:rPr>
              <w:fldChar w:fldCharType="separate"/>
            </w:r>
            <w:r w:rsidR="00C97BD1">
              <w:rPr>
                <w:noProof/>
                <w:webHidden/>
              </w:rPr>
              <w:t>21</w:t>
            </w:r>
            <w:r w:rsidR="00C97BD1">
              <w:rPr>
                <w:noProof/>
                <w:webHidden/>
              </w:rPr>
              <w:fldChar w:fldCharType="end"/>
            </w:r>
          </w:hyperlink>
        </w:p>
        <w:p w14:paraId="66115BF6" w14:textId="2D3D256B" w:rsidR="00C97BD1" w:rsidRDefault="001F0BED">
          <w:pPr>
            <w:pStyle w:val="TOC1"/>
            <w:tabs>
              <w:tab w:val="right" w:leader="dot" w:pos="9010"/>
            </w:tabs>
            <w:rPr>
              <w:rFonts w:eastAsiaTheme="minorEastAsia" w:cstheme="minorBidi"/>
              <w:b w:val="0"/>
              <w:bCs w:val="0"/>
              <w:caps w:val="0"/>
              <w:noProof/>
              <w:sz w:val="24"/>
              <w:lang w:val="en-US"/>
            </w:rPr>
          </w:pPr>
          <w:hyperlink w:anchor="_Toc24206599" w:history="1">
            <w:r w:rsidR="00C97BD1" w:rsidRPr="007D7226">
              <w:rPr>
                <w:rStyle w:val="Hyperlink"/>
                <w:noProof/>
              </w:rPr>
              <w:t>Bibliography</w:t>
            </w:r>
            <w:r w:rsidR="00C97BD1">
              <w:rPr>
                <w:noProof/>
                <w:webHidden/>
              </w:rPr>
              <w:tab/>
            </w:r>
            <w:r w:rsidR="00C97BD1">
              <w:rPr>
                <w:noProof/>
                <w:webHidden/>
              </w:rPr>
              <w:fldChar w:fldCharType="begin"/>
            </w:r>
            <w:r w:rsidR="00C97BD1">
              <w:rPr>
                <w:noProof/>
                <w:webHidden/>
              </w:rPr>
              <w:instrText xml:space="preserve"> PAGEREF _Toc24206599 \h </w:instrText>
            </w:r>
            <w:r w:rsidR="00C97BD1">
              <w:rPr>
                <w:noProof/>
                <w:webHidden/>
              </w:rPr>
            </w:r>
            <w:r w:rsidR="00C97BD1">
              <w:rPr>
                <w:noProof/>
                <w:webHidden/>
              </w:rPr>
              <w:fldChar w:fldCharType="separate"/>
            </w:r>
            <w:r w:rsidR="00C97BD1">
              <w:rPr>
                <w:noProof/>
                <w:webHidden/>
              </w:rPr>
              <w:t>23</w:t>
            </w:r>
            <w:r w:rsidR="00C97BD1">
              <w:rPr>
                <w:noProof/>
                <w:webHidden/>
              </w:rPr>
              <w:fldChar w:fldCharType="end"/>
            </w:r>
          </w:hyperlink>
        </w:p>
        <w:p w14:paraId="0F6C5398" w14:textId="4301DCFC" w:rsidR="005D76AF" w:rsidRDefault="00C97E14">
          <w:r>
            <w:rPr>
              <w:rFonts w:cstheme="minorHAnsi"/>
              <w:b/>
              <w:bCs/>
              <w:sz w:val="20"/>
            </w:rPr>
            <w:fldChar w:fldCharType="end"/>
          </w:r>
        </w:p>
      </w:sdtContent>
    </w:sdt>
    <w:p w14:paraId="565D5680" w14:textId="2ACB7CE6" w:rsidR="00917BDC" w:rsidRDefault="00917BDC">
      <w:pPr>
        <w:rPr>
          <w:rFonts w:asciiTheme="majorHAnsi" w:eastAsia="Times New Roman" w:hAnsiTheme="majorHAnsi" w:cstheme="majorBidi"/>
          <w:color w:val="2F5496" w:themeColor="accent1" w:themeShade="BF"/>
          <w:sz w:val="32"/>
          <w:szCs w:val="32"/>
          <w:lang w:val="en-US"/>
        </w:rPr>
      </w:pPr>
      <w:r>
        <w:rPr>
          <w:rFonts w:eastAsia="Times New Roman"/>
          <w:lang w:val="en-US"/>
        </w:rPr>
        <w:br w:type="page"/>
      </w:r>
    </w:p>
    <w:p w14:paraId="2D5B26EB" w14:textId="55CC57B9" w:rsidR="00917BDC" w:rsidRDefault="00917BDC" w:rsidP="001047BE">
      <w:pPr>
        <w:pStyle w:val="Heading1"/>
        <w:spacing w:line="360" w:lineRule="auto"/>
        <w:rPr>
          <w:rFonts w:eastAsia="Times New Roman"/>
          <w:lang w:val="en-US"/>
        </w:rPr>
      </w:pPr>
      <w:bookmarkStart w:id="0" w:name="_Toc24206573"/>
      <w:r>
        <w:rPr>
          <w:rFonts w:eastAsia="Times New Roman"/>
          <w:lang w:val="en-US"/>
        </w:rPr>
        <w:lastRenderedPageBreak/>
        <w:t>Abstract</w:t>
      </w:r>
      <w:bookmarkEnd w:id="0"/>
    </w:p>
    <w:p w14:paraId="1B4E2B47" w14:textId="10C8A44E" w:rsidR="00917BDC" w:rsidRPr="005D76AF" w:rsidRDefault="00E64186" w:rsidP="001047BE">
      <w:pPr>
        <w:spacing w:line="360" w:lineRule="auto"/>
        <w:rPr>
          <w:i/>
          <w:iCs/>
          <w:lang w:val="en-US"/>
        </w:rPr>
      </w:pPr>
      <w:r w:rsidRPr="005D76AF">
        <w:rPr>
          <w:i/>
          <w:iCs/>
          <w:lang w:val="en-US"/>
        </w:rPr>
        <w:t>Provide an overview of the whole report: background to topic, aim of project, methodology used, and main findings of project at this point in time.</w:t>
      </w:r>
    </w:p>
    <w:p w14:paraId="5F58925B" w14:textId="3C9E51B6" w:rsidR="00EC0006" w:rsidRDefault="00EC0006" w:rsidP="001047BE">
      <w:pPr>
        <w:spacing w:line="360" w:lineRule="auto"/>
        <w:rPr>
          <w:lang w:val="en-US"/>
        </w:rPr>
      </w:pPr>
    </w:p>
    <w:p w14:paraId="2CADEA98" w14:textId="68AFFAC1" w:rsidR="00E64186" w:rsidRDefault="00EC0006" w:rsidP="001047BE">
      <w:pPr>
        <w:spacing w:line="360" w:lineRule="auto"/>
        <w:jc w:val="both"/>
        <w:rPr>
          <w:lang w:val="en-US"/>
        </w:rPr>
      </w:pPr>
      <w:del w:id="1" w:author="Microsoft Office User" w:date="2019-11-09T11:31:00Z">
        <w:r w:rsidDel="00947B4F">
          <w:rPr>
            <w:lang w:val="en-US"/>
          </w:rPr>
          <w:delText>In recent times as</w:delText>
        </w:r>
      </w:del>
      <w:ins w:id="2" w:author="Microsoft Office User" w:date="2019-11-09T11:31:00Z">
        <w:r w:rsidR="00947B4F">
          <w:rPr>
            <w:lang w:val="en-US"/>
          </w:rPr>
          <w:t>As</w:t>
        </w:r>
      </w:ins>
      <w:r>
        <w:rPr>
          <w:lang w:val="en-US"/>
        </w:rPr>
        <w:t xml:space="preserve"> the automotive industry has shifted its focus towards electric powered vehicle development, the demand for </w:t>
      </w:r>
      <w:r w:rsidR="00032728">
        <w:rPr>
          <w:lang w:val="en-US"/>
        </w:rPr>
        <w:t>effective</w:t>
      </w:r>
      <w:r w:rsidR="006F6DAF">
        <w:rPr>
          <w:lang w:val="en-US"/>
        </w:rPr>
        <w:t xml:space="preserve"> Li-ion</w:t>
      </w:r>
      <w:r>
        <w:rPr>
          <w:lang w:val="en-US"/>
        </w:rPr>
        <w:t xml:space="preserve"> battery cells has surged. </w:t>
      </w:r>
      <w:r w:rsidR="006F6DAF">
        <w:rPr>
          <w:lang w:val="en-US"/>
        </w:rPr>
        <w:t xml:space="preserve">In order to reach optimal performance levels </w:t>
      </w:r>
      <w:r w:rsidR="00032728">
        <w:rPr>
          <w:lang w:val="en-US"/>
        </w:rPr>
        <w:t>these modern batterie</w:t>
      </w:r>
      <w:r w:rsidR="006F6DAF">
        <w:rPr>
          <w:lang w:val="en-US"/>
        </w:rPr>
        <w:t>s function at</w:t>
      </w:r>
      <w:r w:rsidR="00032728">
        <w:rPr>
          <w:lang w:val="en-US"/>
        </w:rPr>
        <w:t xml:space="preserve"> </w:t>
      </w:r>
      <w:del w:id="3" w:author="Microsoft Office User" w:date="2019-11-09T11:29:00Z">
        <w:r w:rsidR="00032728" w:rsidDel="00947B4F">
          <w:rPr>
            <w:lang w:val="en-US"/>
          </w:rPr>
          <w:delText xml:space="preserve">greater </w:delText>
        </w:r>
      </w:del>
      <w:ins w:id="4" w:author="Microsoft Office User" w:date="2019-11-09T11:29:00Z">
        <w:r w:rsidR="00947B4F">
          <w:rPr>
            <w:lang w:val="en-US"/>
          </w:rPr>
          <w:t>higher</w:t>
        </w:r>
        <w:r w:rsidR="00947B4F">
          <w:rPr>
            <w:lang w:val="en-US"/>
          </w:rPr>
          <w:t xml:space="preserve"> </w:t>
        </w:r>
      </w:ins>
      <w:r w:rsidR="00032728">
        <w:rPr>
          <w:lang w:val="en-US"/>
        </w:rPr>
        <w:t xml:space="preserve">and narrower </w:t>
      </w:r>
      <w:r w:rsidR="006F6DAF">
        <w:rPr>
          <w:lang w:val="en-US"/>
        </w:rPr>
        <w:t xml:space="preserve">operating </w:t>
      </w:r>
      <w:r w:rsidR="00032728">
        <w:rPr>
          <w:lang w:val="en-US"/>
        </w:rPr>
        <w:t>temperature ranges. These conditions present significant obstacles for design engineers</w:t>
      </w:r>
      <w:ins w:id="5" w:author="Microsoft Office User" w:date="2019-11-09T11:31:00Z">
        <w:r w:rsidR="00947B4F">
          <w:rPr>
            <w:lang w:val="en-US"/>
          </w:rPr>
          <w:t>;</w:t>
        </w:r>
      </w:ins>
      <w:del w:id="6" w:author="Microsoft Office User" w:date="2019-11-09T11:31:00Z">
        <w:r w:rsidR="00032728" w:rsidDel="00947B4F">
          <w:rPr>
            <w:lang w:val="en-US"/>
          </w:rPr>
          <w:delText>,</w:delText>
        </w:r>
      </w:del>
      <w:r w:rsidR="00032728">
        <w:rPr>
          <w:lang w:val="en-US"/>
        </w:rPr>
        <w:t xml:space="preserve"> they must tackle greater safety risks, shorter battery li</w:t>
      </w:r>
      <w:r w:rsidR="00B97C43">
        <w:rPr>
          <w:lang w:val="en-US"/>
        </w:rPr>
        <w:t>v</w:t>
      </w:r>
      <w:r w:rsidR="00032728">
        <w:rPr>
          <w:lang w:val="en-US"/>
        </w:rPr>
        <w:t>e</w:t>
      </w:r>
      <w:r w:rsidR="00B97C43">
        <w:rPr>
          <w:lang w:val="en-US"/>
        </w:rPr>
        <w:t>s</w:t>
      </w:r>
      <w:r w:rsidR="00032728">
        <w:rPr>
          <w:lang w:val="en-US"/>
        </w:rPr>
        <w:t xml:space="preserve">, and </w:t>
      </w:r>
      <w:r w:rsidR="00B97C43">
        <w:rPr>
          <w:lang w:val="en-US"/>
        </w:rPr>
        <w:t xml:space="preserve">hindered </w:t>
      </w:r>
      <w:r w:rsidR="00032728">
        <w:rPr>
          <w:lang w:val="en-US"/>
        </w:rPr>
        <w:t>efficienc</w:t>
      </w:r>
      <w:r w:rsidR="00B97C43">
        <w:rPr>
          <w:lang w:val="en-US"/>
        </w:rPr>
        <w:t>ies</w:t>
      </w:r>
      <w:r w:rsidR="00032728">
        <w:rPr>
          <w:lang w:val="en-US"/>
        </w:rPr>
        <w:t xml:space="preserve"> </w:t>
      </w:r>
      <w:r w:rsidR="00B97C43">
        <w:rPr>
          <w:lang w:val="en-US"/>
        </w:rPr>
        <w:t>amongst other power problems. Research</w:t>
      </w:r>
      <w:r w:rsidR="002446AA">
        <w:rPr>
          <w:lang w:val="en-US"/>
        </w:rPr>
        <w:t xml:space="preserve"> has</w:t>
      </w:r>
      <w:r w:rsidR="00B97C43">
        <w:rPr>
          <w:lang w:val="en-US"/>
        </w:rPr>
        <w:t xml:space="preserve"> been undertaken to investigate how an effective cooling system can be </w:t>
      </w:r>
      <w:r w:rsidR="002446AA">
        <w:rPr>
          <w:lang w:val="en-US"/>
        </w:rPr>
        <w:t xml:space="preserve">utilized </w:t>
      </w:r>
      <w:r w:rsidR="006F6DAF">
        <w:rPr>
          <w:lang w:val="en-US"/>
        </w:rPr>
        <w:t>to prevent overheating and to ensure heat dissipation away from the battery cells. These cooling systems are part of what is known as a Battery Thermal Management System</w:t>
      </w:r>
      <w:del w:id="7" w:author="Microsoft Office User" w:date="2019-11-09T11:29:00Z">
        <w:r w:rsidR="006F6DAF" w:rsidDel="00947B4F">
          <w:rPr>
            <w:lang w:val="en-US"/>
          </w:rPr>
          <w:delText>s</w:delText>
        </w:r>
      </w:del>
      <w:r w:rsidR="006F6DAF">
        <w:rPr>
          <w:lang w:val="en-US"/>
        </w:rPr>
        <w:t xml:space="preserve"> (BTMS). </w:t>
      </w:r>
    </w:p>
    <w:p w14:paraId="5BA45E46" w14:textId="4BC198B1" w:rsidR="006F6DAF" w:rsidRDefault="006F6DAF" w:rsidP="001047BE">
      <w:pPr>
        <w:spacing w:line="360" w:lineRule="auto"/>
        <w:jc w:val="both"/>
        <w:rPr>
          <w:lang w:val="en-US"/>
        </w:rPr>
      </w:pPr>
    </w:p>
    <w:p w14:paraId="63673065" w14:textId="57523E7F" w:rsidR="00D5221C" w:rsidRDefault="006F6DAF" w:rsidP="001047BE">
      <w:pPr>
        <w:spacing w:line="360" w:lineRule="auto"/>
        <w:jc w:val="both"/>
      </w:pPr>
      <w:r>
        <w:rPr>
          <w:lang w:val="en-US"/>
        </w:rPr>
        <w:t>The aim of this project is to develop a numerical model of the L</w:t>
      </w:r>
      <w:r w:rsidR="00E048ED">
        <w:rPr>
          <w:lang w:val="en-US"/>
        </w:rPr>
        <w:t>i</w:t>
      </w:r>
      <w:r>
        <w:rPr>
          <w:lang w:val="en-US"/>
        </w:rPr>
        <w:t xml:space="preserve">-ion batteries found in electric vehicles and to investigate the effectiveness of different thermal management systems. The primary focus of the project is the investigation of </w:t>
      </w:r>
      <w:r w:rsidR="00BB1055">
        <w:rPr>
          <w:lang w:val="en-US"/>
        </w:rPr>
        <w:t xml:space="preserve">forced convection </w:t>
      </w:r>
      <w:r>
        <w:rPr>
          <w:lang w:val="en-US"/>
        </w:rPr>
        <w:t>BTM</w:t>
      </w:r>
      <w:r w:rsidR="00BB1055">
        <w:rPr>
          <w:lang w:val="en-US"/>
        </w:rPr>
        <w:t xml:space="preserve"> systems (air, water, coolant etc.) </w:t>
      </w:r>
      <w:r w:rsidR="00B463DC">
        <w:rPr>
          <w:lang w:val="en-US"/>
        </w:rPr>
        <w:t>and the secondary focus is on Phase-Change Materials (PCM)</w:t>
      </w:r>
      <w:r w:rsidR="00E048ED">
        <w:rPr>
          <w:lang w:val="en-US"/>
        </w:rPr>
        <w:t xml:space="preserve"> systems</w:t>
      </w:r>
      <w:r w:rsidR="00B463DC">
        <w:rPr>
          <w:lang w:val="en-US"/>
        </w:rPr>
        <w:t xml:space="preserve">. </w:t>
      </w:r>
      <w:del w:id="8" w:author="Microsoft Office User" w:date="2019-11-09T11:32:00Z">
        <w:r w:rsidR="00D5221C" w:rsidDel="00947B4F">
          <w:delText xml:space="preserve">The project uses </w:delText>
        </w:r>
      </w:del>
      <w:r w:rsidR="00D5221C">
        <w:t xml:space="preserve">MATLAB </w:t>
      </w:r>
      <w:del w:id="9" w:author="Microsoft Office User" w:date="2019-11-09T11:32:00Z">
        <w:r w:rsidR="00D5221C" w:rsidDel="00947B4F">
          <w:delText>to create a code for</w:delText>
        </w:r>
      </w:del>
      <w:ins w:id="10" w:author="Microsoft Office User" w:date="2019-11-09T11:32:00Z">
        <w:r w:rsidR="00947B4F">
          <w:t>is used for</w:t>
        </w:r>
      </w:ins>
      <w:r w:rsidR="00D5221C">
        <w:t xml:space="preserve"> modelling</w:t>
      </w:r>
      <w:r w:rsidR="0093376D">
        <w:t xml:space="preserve"> the characteristics of a 2-dimensional battery and simulates the heat flux in</w:t>
      </w:r>
      <w:del w:id="11" w:author="Microsoft Office User" w:date="2019-11-09T11:30:00Z">
        <w:r w:rsidR="0093376D" w:rsidDel="00947B4F">
          <w:delText xml:space="preserve"> </w:delText>
        </w:r>
      </w:del>
      <w:r w:rsidR="0093376D">
        <w:t xml:space="preserve">to and out of the battery cell. The code is marched through time with </w:t>
      </w:r>
      <w:r w:rsidR="00E048ED">
        <w:t>unsteady</w:t>
      </w:r>
      <w:r w:rsidR="0093376D">
        <w:t xml:space="preserve"> current settings representing th</w:t>
      </w:r>
      <w:r w:rsidR="00A062B4">
        <w:t>e typical life cycle of the battery.</w:t>
      </w:r>
      <w:r w:rsidR="00F76D30">
        <w:t xml:space="preserve"> </w:t>
      </w:r>
      <w:r w:rsidR="005D76AF">
        <w:t xml:space="preserve">Different boundary conditions are set for varying cooling systems and heat flux is </w:t>
      </w:r>
      <w:del w:id="12" w:author="Microsoft Office User" w:date="2019-11-09T11:33:00Z">
        <w:r w:rsidR="005D76AF" w:rsidDel="00947B4F">
          <w:delText>measured</w:delText>
        </w:r>
        <w:r w:rsidR="00937376" w:rsidDel="00947B4F">
          <w:delText xml:space="preserve"> </w:delText>
        </w:r>
      </w:del>
      <w:ins w:id="13" w:author="Microsoft Office User" w:date="2019-11-09T11:33:00Z">
        <w:r w:rsidR="00947B4F">
          <w:t>calculated</w:t>
        </w:r>
        <w:r w:rsidR="00947B4F">
          <w:t xml:space="preserve"> </w:t>
        </w:r>
      </w:ins>
      <w:r w:rsidR="00937376">
        <w:t>and compared.</w:t>
      </w:r>
      <w:r w:rsidR="00E048ED">
        <w:t xml:space="preserve"> </w:t>
      </w:r>
    </w:p>
    <w:p w14:paraId="3A7D97CA" w14:textId="7F34F460" w:rsidR="00937376" w:rsidRDefault="00937376" w:rsidP="001047BE">
      <w:pPr>
        <w:spacing w:line="360" w:lineRule="auto"/>
        <w:jc w:val="both"/>
      </w:pPr>
    </w:p>
    <w:p w14:paraId="2D8FF878" w14:textId="071D6273" w:rsidR="00937376" w:rsidRDefault="00E048ED" w:rsidP="001047BE">
      <w:pPr>
        <w:spacing w:line="360" w:lineRule="auto"/>
        <w:jc w:val="both"/>
      </w:pPr>
      <w:r>
        <w:t>Part of the</w:t>
      </w:r>
      <w:r w:rsidR="00937376">
        <w:t xml:space="preserve"> final report </w:t>
      </w:r>
      <w:r>
        <w:t xml:space="preserve">will look at converting the heat flux values into a temperature plot in order to investigate possible areas where operation temperature is too large. The report will put these results into context by examining the predicted changes in performance statistics as a result of the BTMS installed. Finally, </w:t>
      </w:r>
      <w:r>
        <w:rPr>
          <w:lang w:val="en-US"/>
        </w:rPr>
        <w:t xml:space="preserve">an optimal solution will be </w:t>
      </w:r>
      <w:del w:id="14" w:author="Microsoft Office User" w:date="2019-11-09T11:30:00Z">
        <w:r w:rsidDel="00947B4F">
          <w:rPr>
            <w:lang w:val="en-US"/>
          </w:rPr>
          <w:delText xml:space="preserve">discussed </w:delText>
        </w:r>
      </w:del>
      <w:ins w:id="15" w:author="Microsoft Office User" w:date="2019-11-09T11:30:00Z">
        <w:r w:rsidR="00947B4F">
          <w:rPr>
            <w:lang w:val="en-US"/>
          </w:rPr>
          <w:t>presented</w:t>
        </w:r>
        <w:r w:rsidR="00947B4F">
          <w:rPr>
            <w:lang w:val="en-US"/>
          </w:rPr>
          <w:t xml:space="preserve"> </w:t>
        </w:r>
      </w:ins>
      <w:r>
        <w:rPr>
          <w:lang w:val="en-US"/>
        </w:rPr>
        <w:t xml:space="preserve">which is efficient and practical in meeting the cooling </w:t>
      </w:r>
      <w:r w:rsidR="00535A5F">
        <w:rPr>
          <w:lang w:val="en-US"/>
        </w:rPr>
        <w:t>demands and</w:t>
      </w:r>
      <w:r>
        <w:rPr>
          <w:lang w:val="en-US"/>
        </w:rPr>
        <w:t xml:space="preserve"> may possibly be an amalgamation of two or more BTMS systems.</w:t>
      </w:r>
    </w:p>
    <w:p w14:paraId="44392730" w14:textId="5754A91A" w:rsidR="005D76AF" w:rsidRDefault="005D76AF" w:rsidP="001047BE">
      <w:pPr>
        <w:spacing w:line="360" w:lineRule="auto"/>
      </w:pPr>
    </w:p>
    <w:p w14:paraId="6C60BBC3" w14:textId="55ECD1C9" w:rsidR="005D76AF" w:rsidRDefault="005D76AF" w:rsidP="001047BE">
      <w:pPr>
        <w:pStyle w:val="Heading1"/>
        <w:spacing w:line="360" w:lineRule="auto"/>
      </w:pPr>
      <w:bookmarkStart w:id="16" w:name="_Toc24206574"/>
      <w:r>
        <w:lastRenderedPageBreak/>
        <w:t>Introduction</w:t>
      </w:r>
      <w:bookmarkEnd w:id="16"/>
    </w:p>
    <w:p w14:paraId="0C50B0E0" w14:textId="20C2C36B" w:rsidR="006F3A50" w:rsidRPr="00805DBD" w:rsidRDefault="006F3A50" w:rsidP="001047BE">
      <w:pPr>
        <w:pStyle w:val="ListParagraph"/>
        <w:numPr>
          <w:ilvl w:val="0"/>
          <w:numId w:val="1"/>
        </w:numPr>
        <w:spacing w:line="360" w:lineRule="auto"/>
        <w:rPr>
          <w:i/>
          <w:iCs/>
        </w:rPr>
      </w:pPr>
      <w:r w:rsidRPr="00805DBD">
        <w:rPr>
          <w:i/>
          <w:iCs/>
        </w:rPr>
        <w:t>A fully referenced overview of, or background to the project and the problem that is being addressed;</w:t>
      </w:r>
    </w:p>
    <w:p w14:paraId="478873A1" w14:textId="6ACFB1B1" w:rsidR="006F3A50" w:rsidRPr="00805DBD" w:rsidRDefault="006F3A50" w:rsidP="001047BE">
      <w:pPr>
        <w:pStyle w:val="ListParagraph"/>
        <w:numPr>
          <w:ilvl w:val="0"/>
          <w:numId w:val="1"/>
        </w:numPr>
        <w:spacing w:line="360" w:lineRule="auto"/>
        <w:rPr>
          <w:i/>
          <w:iCs/>
        </w:rPr>
      </w:pPr>
      <w:r w:rsidRPr="00805DBD">
        <w:rPr>
          <w:i/>
          <w:iCs/>
        </w:rPr>
        <w:t>A clear aim and linked objectives together with the methods used to address them;</w:t>
      </w:r>
    </w:p>
    <w:p w14:paraId="58C8CB24" w14:textId="3CE0BAA1" w:rsidR="006F3A50" w:rsidRPr="00805DBD" w:rsidRDefault="006F3A50" w:rsidP="001047BE">
      <w:pPr>
        <w:pStyle w:val="ListParagraph"/>
        <w:numPr>
          <w:ilvl w:val="0"/>
          <w:numId w:val="1"/>
        </w:numPr>
        <w:spacing w:line="360" w:lineRule="auto"/>
        <w:rPr>
          <w:i/>
          <w:iCs/>
        </w:rPr>
      </w:pPr>
      <w:r w:rsidRPr="00805DBD">
        <w:rPr>
          <w:i/>
          <w:iCs/>
        </w:rPr>
        <w:t>The research questions or hypotheses to be tested;</w:t>
      </w:r>
    </w:p>
    <w:p w14:paraId="0C900FE1" w14:textId="5BE25462" w:rsidR="006F3A50" w:rsidRPr="00227D5F" w:rsidRDefault="006F3A50" w:rsidP="00227D5F">
      <w:pPr>
        <w:pStyle w:val="ListParagraph"/>
        <w:numPr>
          <w:ilvl w:val="0"/>
          <w:numId w:val="1"/>
        </w:numPr>
        <w:spacing w:line="360" w:lineRule="auto"/>
        <w:rPr>
          <w:i/>
          <w:iCs/>
        </w:rPr>
      </w:pPr>
      <w:r w:rsidRPr="00805DBD">
        <w:rPr>
          <w:i/>
          <w:iCs/>
        </w:rPr>
        <w:t>A discussion on the relevance and impact of the project in relation to its wider field and its potential beneficiaries such as industry, research community, society, and the environment.</w:t>
      </w:r>
    </w:p>
    <w:p w14:paraId="0D8657DF" w14:textId="09E823A5" w:rsidR="002E15D5" w:rsidRDefault="002E15D5" w:rsidP="001047BE">
      <w:pPr>
        <w:pStyle w:val="Heading2"/>
        <w:spacing w:line="360" w:lineRule="auto"/>
      </w:pPr>
      <w:bookmarkStart w:id="17" w:name="_Toc24206575"/>
      <w:r>
        <w:t>Project Background</w:t>
      </w:r>
      <w:bookmarkEnd w:id="17"/>
    </w:p>
    <w:p w14:paraId="1511F8A1" w14:textId="6145E800" w:rsidR="0033347A" w:rsidRDefault="00FB6866" w:rsidP="001047BE">
      <w:pPr>
        <w:spacing w:line="360" w:lineRule="auto"/>
        <w:jc w:val="both"/>
      </w:pPr>
      <w:r>
        <w:t>In the past, all automotive vehicles utilised either petrol or diesel fuel both of which produce combustion gases which are detrimental to the environment. Not only are they dangerous pollutants</w:t>
      </w:r>
      <w:r w:rsidR="0033347A">
        <w:t>,</w:t>
      </w:r>
      <w:r>
        <w:t xml:space="preserve"> they are also extracted from crude oil an unsustainable </w:t>
      </w:r>
      <w:r w:rsidR="0033347A">
        <w:t>re</w:t>
      </w:r>
      <w:r>
        <w:t>source</w:t>
      </w:r>
      <w:r w:rsidR="007B4212">
        <w:t>, which is expected to deplete by 2042</w:t>
      </w:r>
      <w:r w:rsidR="0033347A">
        <w:t xml:space="preserve"> </w:t>
      </w:r>
      <w:r w:rsidR="0033347A">
        <w:fldChar w:fldCharType="begin"/>
      </w:r>
      <w:r w:rsidR="0033347A">
        <w:instrText xml:space="preserve"> ADDIN EN.CITE &lt;EndNote&gt;&lt;Cite&gt;&lt;Author&gt;Shafiee&lt;/Author&gt;&lt;Year&gt;2009&lt;/Year&gt;&lt;RecNum&gt;5&lt;/RecNum&gt;&lt;DisplayText&gt;(Shafiee and Topal, 2009)&lt;/DisplayText&gt;&lt;record&gt;&lt;rec-number&gt;5&lt;/rec-number&gt;&lt;foreign-keys&gt;&lt;key app="EN" db-id="5tpze92pu5wfaze2dpbpwa0ivxzstt2dvx09" timestamp="1572717334"&gt;5&lt;/key&gt;&lt;/foreign-keys&gt;&lt;ref-type name="Journal Article"&gt;17&lt;/ref-type&gt;&lt;contributors&gt;&lt;authors&gt;&lt;author&gt;Shafiee, Shahriar&lt;/author&gt;&lt;author&gt;Topal, Erkan&lt;/author&gt;&lt;/authors&gt;&lt;/contributors&gt;&lt;titles&gt;&lt;title&gt;When will fossil fuel reserves be diminished?&lt;/title&gt;&lt;secondary-title&gt;Energy policy&lt;/secondary-title&gt;&lt;/titles&gt;&lt;periodical&gt;&lt;full-title&gt;Energy policy&lt;/full-title&gt;&lt;/periodical&gt;&lt;pages&gt;181-189&lt;/pages&gt;&lt;volume&gt;37&lt;/volume&gt;&lt;number&gt;1&lt;/number&gt;&lt;dates&gt;&lt;year&gt;2009&lt;/year&gt;&lt;/dates&gt;&lt;isbn&gt;0301-4215&lt;/isbn&gt;&lt;urls&gt;&lt;/urls&gt;&lt;/record&gt;&lt;/Cite&gt;&lt;/EndNote&gt;</w:instrText>
      </w:r>
      <w:r w:rsidR="0033347A">
        <w:fldChar w:fldCharType="separate"/>
      </w:r>
      <w:r w:rsidR="0033347A">
        <w:rPr>
          <w:noProof/>
        </w:rPr>
        <w:t>(</w:t>
      </w:r>
      <w:r w:rsidR="006E5C2A">
        <w:rPr>
          <w:noProof/>
        </w:rPr>
        <w:t>Shafiee and Topal, 2009</w:t>
      </w:r>
      <w:r w:rsidR="0033347A">
        <w:rPr>
          <w:noProof/>
        </w:rPr>
        <w:t>)</w:t>
      </w:r>
      <w:r w:rsidR="0033347A">
        <w:fldChar w:fldCharType="end"/>
      </w:r>
      <w:r w:rsidR="0033347A">
        <w:t xml:space="preserve">. In response to these issues </w:t>
      </w:r>
      <w:r>
        <w:t>the automotive industry has become increasingly concerned with the production and development of electric drive vehicles (EDVs).</w:t>
      </w:r>
      <w:r w:rsidR="0033347A">
        <w:t xml:space="preserve"> </w:t>
      </w:r>
      <w:r w:rsidR="00C03BB7">
        <w:t>By using electric power instead of fuel, the vehicle’s carbon dioxide emissions reduce drastically, in the case of the Tesla Roadster the CO</w:t>
      </w:r>
      <w:r w:rsidR="00C03BB7">
        <w:rPr>
          <w:vertAlign w:val="subscript"/>
        </w:rPr>
        <w:t>2</w:t>
      </w:r>
      <w:r w:rsidR="00C03BB7">
        <w:t xml:space="preserve"> levels are roughly 3.6 times less than the typical natural gas engine </w:t>
      </w:r>
      <w:r w:rsidR="00C03BB7">
        <w:fldChar w:fldCharType="begin"/>
      </w:r>
      <w:r w:rsidR="00C03BB7">
        <w:instrText xml:space="preserve"> ADDIN EN.CITE &lt;EndNote&gt;&lt;Cite&gt;&lt;Author&gt;Eberhard&lt;/Author&gt;&lt;Year&gt;2006&lt;/Year&gt;&lt;RecNum&gt;6&lt;/RecNum&gt;&lt;DisplayText&gt;(Eberhard and Tarpenning, 2006)&lt;/DisplayText&gt;&lt;record&gt;&lt;rec-number&gt;6&lt;/rec-number&gt;&lt;foreign-keys&gt;&lt;key app="EN" db-id="5tpze92pu5wfaze2dpbpwa0ivxzstt2dvx09" timestamp="1572718584"&gt;6&lt;/key&gt;&lt;/foreign-keys&gt;&lt;ref-type name="Journal Article"&gt;17&lt;/ref-type&gt;&lt;contributors&gt;&lt;authors&gt;&lt;author&gt;Eberhard, Martin&lt;/author&gt;&lt;author&gt;Tarpenning, Marc&lt;/author&gt;&lt;/authors&gt;&lt;/contributors&gt;&lt;titles&gt;&lt;title&gt;The 21 st century electric car tesla motors&lt;/title&gt;&lt;secondary-title&gt;Tesla Motors&lt;/secondary-title&gt;&lt;/titles&gt;&lt;periodical&gt;&lt;full-title&gt;Tesla Motors&lt;/full-title&gt;&lt;/periodical&gt;&lt;dates&gt;&lt;year&gt;2006&lt;/year&gt;&lt;/dates&gt;&lt;urls&gt;&lt;/urls&gt;&lt;/record&gt;&lt;/Cite&gt;&lt;/EndNote&gt;</w:instrText>
      </w:r>
      <w:r w:rsidR="00C03BB7">
        <w:fldChar w:fldCharType="separate"/>
      </w:r>
      <w:r w:rsidR="00C03BB7">
        <w:rPr>
          <w:noProof/>
        </w:rPr>
        <w:t>(</w:t>
      </w:r>
      <w:r w:rsidR="006E5C2A">
        <w:rPr>
          <w:noProof/>
        </w:rPr>
        <w:t>Eberhard and Tarpenning, 2006</w:t>
      </w:r>
      <w:r w:rsidR="00C03BB7">
        <w:rPr>
          <w:noProof/>
        </w:rPr>
        <w:t>)</w:t>
      </w:r>
      <w:r w:rsidR="00C03BB7">
        <w:fldChar w:fldCharType="end"/>
      </w:r>
      <w:r w:rsidR="00C03BB7">
        <w:t xml:space="preserve">. </w:t>
      </w:r>
    </w:p>
    <w:p w14:paraId="5AC660B1" w14:textId="77777777" w:rsidR="00535A5F" w:rsidRDefault="00535A5F" w:rsidP="001047BE">
      <w:pPr>
        <w:spacing w:line="360" w:lineRule="auto"/>
        <w:jc w:val="both"/>
      </w:pPr>
    </w:p>
    <w:p w14:paraId="517B5305" w14:textId="72E77CD3" w:rsidR="007E1ACF" w:rsidRDefault="00535A5F" w:rsidP="00227D5F">
      <w:pPr>
        <w:spacing w:line="360" w:lineRule="auto"/>
        <w:jc w:val="both"/>
      </w:pPr>
      <w:r>
        <w:t xml:space="preserve">Most of the current obstacles facing EDV development are attributed to the properties of the battery cells used, these include mileage, cycle life, charging time, safety and reliability </w:t>
      </w:r>
      <w:r>
        <w:fldChar w:fldCharType="begin"/>
      </w:r>
      <w:r>
        <w:instrText xml:space="preserve"> ADDIN EN.CITE &lt;EndNote&gt;&lt;Cite&gt;&lt;Author&gt;Deng&lt;/Author&gt;&lt;Year&gt;2018&lt;/Year&gt;&lt;RecNum&gt;8&lt;/RecNum&gt;&lt;DisplayText&gt;(Deng et al., 2018)&lt;/DisplayText&gt;&lt;record&gt;&lt;rec-number&gt;8&lt;/rec-number&gt;&lt;foreign-keys&gt;&lt;key app="EN" db-id="5tpze92pu5wfaze2dpbpwa0ivxzstt2dvx09" timestamp="1572773267"&gt;8&lt;/key&gt;&lt;/foreign-keys&gt;&lt;ref-type name="Journal Article"&gt;17&lt;/ref-type&gt;&lt;contributors&gt;&lt;authors&gt;&lt;author&gt;Deng, Yuanwang&lt;/author&gt;&lt;author&gt;Feng, Changling&lt;/author&gt;&lt;author&gt;Jiaqiang, E&lt;/author&gt;&lt;author&gt;Zhu, Hao&lt;/author&gt;&lt;author&gt;Chen, Jingwei&lt;/author&gt;&lt;author&gt;Wen, Ming&lt;/author&gt;&lt;author&gt;Yin, Huichun&lt;/author&gt;&lt;/authors&gt;&lt;/contributors&gt;&lt;titles&gt;&lt;title&gt;Effects of different coolants and cooling strategies on the cooling performance of the power lithium ion battery system: A review&lt;/title&gt;&lt;secondary-title&gt;Applied Thermal Engineering&lt;/secondary-title&gt;&lt;/titles&gt;&lt;periodical&gt;&lt;full-title&gt;Applied Thermal Engineering&lt;/full-title&gt;&lt;/periodical&gt;&lt;pages&gt;10-29&lt;/pages&gt;&lt;volume&gt;142&lt;/volume&gt;&lt;dates&gt;&lt;year&gt;2018&lt;/year&gt;&lt;/dates&gt;&lt;isbn&gt;1359-4311&lt;/isbn&gt;&lt;urls&gt;&lt;/urls&gt;&lt;/record&gt;&lt;/Cite&gt;&lt;/EndNote&gt;</w:instrText>
      </w:r>
      <w:r>
        <w:fldChar w:fldCharType="separate"/>
      </w:r>
      <w:r>
        <w:rPr>
          <w:noProof/>
        </w:rPr>
        <w:t>(</w:t>
      </w:r>
      <w:r w:rsidR="006E5C2A">
        <w:rPr>
          <w:noProof/>
        </w:rPr>
        <w:t>Deng et al., 2018</w:t>
      </w:r>
      <w:r>
        <w:rPr>
          <w:noProof/>
        </w:rPr>
        <w:t>)</w:t>
      </w:r>
      <w:r>
        <w:fldChar w:fldCharType="end"/>
      </w:r>
      <w:r>
        <w:t xml:space="preserve">. Of the currently available batteries, the one with greatest potential for success is the </w:t>
      </w:r>
      <w:r w:rsidR="00E263C4">
        <w:t>lithium</w:t>
      </w:r>
      <w:r>
        <w:t xml:space="preserve">-ion </w:t>
      </w:r>
      <w:r w:rsidR="00E263C4">
        <w:t xml:space="preserve">(Li-ion) </w:t>
      </w:r>
      <w:r>
        <w:t xml:space="preserve">battery which </w:t>
      </w:r>
      <w:r w:rsidR="006E5C2A">
        <w:t xml:space="preserve">outperforms the others with regards to specific energy, specific power, cell voltage and </w:t>
      </w:r>
      <w:r w:rsidR="007E1ACF">
        <w:t xml:space="preserve">self-discharge rate, see Table 1 </w:t>
      </w:r>
      <w:r w:rsidR="006E5C2A">
        <w:fldChar w:fldCharType="begin"/>
      </w:r>
      <w:r w:rsidR="006E5C2A">
        <w:instrText xml:space="preserve"> ADDIN EN.CITE &lt;EndNote&gt;&lt;Cite&gt;&lt;Author&gt;Liu&lt;/Author&gt;&lt;Year&gt;2017&lt;/Year&gt;&lt;RecNum&gt;9&lt;/RecNum&gt;&lt;DisplayText&gt;(Liu et al., 2017)&lt;/DisplayText&gt;&lt;record&gt;&lt;rec-number&gt;9&lt;/rec-number&gt;&lt;foreign-keys&gt;&lt;key app="EN" db-id="5tpze92pu5wfaze2dpbpwa0ivxzstt2dvx09" timestamp="1572773622"&gt;9&lt;/key&gt;&lt;/foreign-keys&gt;&lt;ref-type name="Journal Article"&gt;17&lt;/ref-type&gt;&lt;contributors&gt;&lt;authors&gt;&lt;author&gt;Liu, Huaqiang&lt;/author&gt;&lt;author&gt;Wei, Zhongbao&lt;/author&gt;&lt;author&gt;He, Weidong&lt;/author&gt;&lt;author&gt;Zhao, Jiyun&lt;/author&gt;&lt;/authors&gt;&lt;/contributors&gt;&lt;titles&gt;&lt;title&gt;Thermal issues about Li-ion batteries and recent progress in battery thermal management systems: A review&lt;/title&gt;&lt;secondary-title&gt;Energy conversion and management&lt;/secondary-title&gt;&lt;/titles&gt;&lt;periodical&gt;&lt;full-title&gt;Energy conversion and management&lt;/full-title&gt;&lt;/periodical&gt;&lt;pages&gt;304-330&lt;/pages&gt;&lt;volume&gt;150&lt;/volume&gt;&lt;dates&gt;&lt;year&gt;2017&lt;/year&gt;&lt;/dates&gt;&lt;isbn&gt;0196-8904&lt;/isbn&gt;&lt;urls&gt;&lt;/urls&gt;&lt;/record&gt;&lt;/Cite&gt;&lt;/EndNote&gt;</w:instrText>
      </w:r>
      <w:r w:rsidR="006E5C2A">
        <w:fldChar w:fldCharType="separate"/>
      </w:r>
      <w:r w:rsidR="006E5C2A">
        <w:rPr>
          <w:noProof/>
        </w:rPr>
        <w:t>(Liu et al., 2017)</w:t>
      </w:r>
      <w:r w:rsidR="006E5C2A">
        <w:fldChar w:fldCharType="end"/>
      </w:r>
      <w:r w:rsidR="007E1ACF">
        <w:t xml:space="preserve">. </w:t>
      </w:r>
    </w:p>
    <w:p w14:paraId="35AC9A39" w14:textId="77777777" w:rsidR="00227D5F" w:rsidRDefault="00227D5F" w:rsidP="00227D5F">
      <w:pPr>
        <w:spacing w:line="360" w:lineRule="auto"/>
        <w:jc w:val="both"/>
      </w:pPr>
    </w:p>
    <w:p w14:paraId="40716B40" w14:textId="3FC90450" w:rsidR="007E1ACF" w:rsidRDefault="007E1ACF" w:rsidP="001047BE">
      <w:pPr>
        <w:pStyle w:val="Caption"/>
        <w:keepNext/>
        <w:spacing w:line="360" w:lineRule="auto"/>
      </w:pPr>
      <w:r>
        <w:t xml:space="preserve">Table </w:t>
      </w:r>
      <w:r>
        <w:fldChar w:fldCharType="begin"/>
      </w:r>
      <w:r>
        <w:instrText xml:space="preserve"> SEQ Table \* ARABIC </w:instrText>
      </w:r>
      <w:r>
        <w:fldChar w:fldCharType="separate"/>
      </w:r>
      <w:r w:rsidR="00A1506F">
        <w:rPr>
          <w:noProof/>
        </w:rPr>
        <w:t>1</w:t>
      </w:r>
      <w:r>
        <w:fldChar w:fldCharType="end"/>
      </w:r>
      <w:r>
        <w:rPr>
          <w:lang w:val="en-US"/>
        </w:rPr>
        <w:t xml:space="preserve"> Properties of different electric vehicle batteries </w:t>
      </w:r>
      <w:r>
        <w:fldChar w:fldCharType="begin"/>
      </w:r>
      <w:r>
        <w:instrText xml:space="preserve"> ADDIN EN.CITE &lt;EndNote&gt;&lt;Cite&gt;&lt;Author&gt;Liu&lt;/Author&gt;&lt;Year&gt;2017&lt;/Year&gt;&lt;RecNum&gt;9&lt;/RecNum&gt;&lt;DisplayText&gt;(Liu et al., 2017)&lt;/DisplayText&gt;&lt;record&gt;&lt;rec-number&gt;9&lt;/rec-number&gt;&lt;foreign-keys&gt;&lt;key app="EN" db-id="5tpze92pu5wfaze2dpbpwa0ivxzstt2dvx09" timestamp="1572773622"&gt;9&lt;/key&gt;&lt;/foreign-keys&gt;&lt;ref-type name="Journal Article"&gt;17&lt;/ref-type&gt;&lt;contributors&gt;&lt;authors&gt;&lt;author&gt;Liu, Huaqiang&lt;/author&gt;&lt;author&gt;Wei, Zhongbao&lt;/author&gt;&lt;author&gt;He, Weidong&lt;/author&gt;&lt;author&gt;Zhao, Jiyun&lt;/author&gt;&lt;/authors&gt;&lt;/contributors&gt;&lt;titles&gt;&lt;title&gt;Thermal issues about Li-ion batteries and recent progress in battery thermal management systems: A review&lt;/title&gt;&lt;secondary-title&gt;Energy conversion and management&lt;/secondary-title&gt;&lt;/titles&gt;&lt;periodical&gt;&lt;full-title&gt;Energy conversion and management&lt;/full-title&gt;&lt;/periodical&gt;&lt;pages&gt;304-330&lt;/pages&gt;&lt;volume&gt;150&lt;/volume&gt;&lt;dates&gt;&lt;year&gt;2017&lt;/year&gt;&lt;/dates&gt;&lt;isbn&gt;0196-8904&lt;/isbn&gt;&lt;urls&gt;&lt;/urls&gt;&lt;/record&gt;&lt;/Cite&gt;&lt;/EndNote&gt;</w:instrText>
      </w:r>
      <w:r>
        <w:fldChar w:fldCharType="separate"/>
      </w:r>
      <w:r>
        <w:rPr>
          <w:noProof/>
        </w:rPr>
        <w:t>(Liu et al., 2017)</w:t>
      </w:r>
      <w:r>
        <w:fldChar w:fldCharType="end"/>
      </w:r>
    </w:p>
    <w:tbl>
      <w:tblPr>
        <w:tblStyle w:val="TableGrid"/>
        <w:tblW w:w="9036" w:type="dxa"/>
        <w:tblLook w:val="04A0" w:firstRow="1" w:lastRow="0" w:firstColumn="1" w:lastColumn="0" w:noHBand="0" w:noVBand="1"/>
      </w:tblPr>
      <w:tblGrid>
        <w:gridCol w:w="1253"/>
        <w:gridCol w:w="1591"/>
        <w:gridCol w:w="1821"/>
        <w:gridCol w:w="1593"/>
        <w:gridCol w:w="1184"/>
        <w:gridCol w:w="1594"/>
      </w:tblGrid>
      <w:tr w:rsidR="007E1ACF" w:rsidRPr="007E1ACF" w14:paraId="01D40740" w14:textId="77777777" w:rsidTr="007E1ACF">
        <w:trPr>
          <w:trHeight w:val="403"/>
        </w:trPr>
        <w:tc>
          <w:tcPr>
            <w:tcW w:w="1253" w:type="dxa"/>
          </w:tcPr>
          <w:p w14:paraId="361B446F" w14:textId="08C9553A" w:rsidR="007E1ACF" w:rsidRPr="007E1ACF" w:rsidRDefault="007E1ACF" w:rsidP="001047BE">
            <w:pPr>
              <w:spacing w:line="360" w:lineRule="auto"/>
              <w:jc w:val="center"/>
              <w:rPr>
                <w:sz w:val="22"/>
                <w:szCs w:val="22"/>
              </w:rPr>
            </w:pPr>
            <w:r w:rsidRPr="007E1ACF">
              <w:rPr>
                <w:sz w:val="22"/>
                <w:szCs w:val="22"/>
              </w:rPr>
              <w:t>Type</w:t>
            </w:r>
          </w:p>
        </w:tc>
        <w:tc>
          <w:tcPr>
            <w:tcW w:w="1591" w:type="dxa"/>
          </w:tcPr>
          <w:p w14:paraId="4F1D1FC1" w14:textId="2E7CCF31" w:rsidR="007E1ACF" w:rsidRPr="007E1ACF" w:rsidRDefault="007E1ACF" w:rsidP="001047BE">
            <w:pPr>
              <w:spacing w:line="360" w:lineRule="auto"/>
              <w:jc w:val="center"/>
              <w:rPr>
                <w:sz w:val="22"/>
                <w:szCs w:val="22"/>
              </w:rPr>
            </w:pPr>
            <w:r w:rsidRPr="007E1ACF">
              <w:rPr>
                <w:sz w:val="22"/>
                <w:szCs w:val="22"/>
              </w:rPr>
              <w:t>Specific Energy (Wh/kg)</w:t>
            </w:r>
          </w:p>
        </w:tc>
        <w:tc>
          <w:tcPr>
            <w:tcW w:w="1821" w:type="dxa"/>
          </w:tcPr>
          <w:p w14:paraId="2B580941" w14:textId="22F42D78" w:rsidR="007E1ACF" w:rsidRPr="007E1ACF" w:rsidRDefault="007E1ACF" w:rsidP="001047BE">
            <w:pPr>
              <w:spacing w:line="360" w:lineRule="auto"/>
              <w:jc w:val="center"/>
              <w:rPr>
                <w:sz w:val="22"/>
                <w:szCs w:val="22"/>
              </w:rPr>
            </w:pPr>
            <w:r w:rsidRPr="007E1ACF">
              <w:rPr>
                <w:sz w:val="22"/>
                <w:szCs w:val="22"/>
              </w:rPr>
              <w:t>Specific Power (kW/kg)</w:t>
            </w:r>
          </w:p>
        </w:tc>
        <w:tc>
          <w:tcPr>
            <w:tcW w:w="1593" w:type="dxa"/>
          </w:tcPr>
          <w:p w14:paraId="6B67C9CB" w14:textId="254882F4" w:rsidR="007E1ACF" w:rsidRPr="007E1ACF" w:rsidRDefault="007E1ACF" w:rsidP="001047BE">
            <w:pPr>
              <w:spacing w:line="360" w:lineRule="auto"/>
              <w:jc w:val="center"/>
              <w:rPr>
                <w:sz w:val="22"/>
                <w:szCs w:val="22"/>
              </w:rPr>
            </w:pPr>
            <w:r w:rsidRPr="007E1ACF">
              <w:rPr>
                <w:sz w:val="22"/>
                <w:szCs w:val="22"/>
              </w:rPr>
              <w:t>Nominal Cell Voltage (V)</w:t>
            </w:r>
          </w:p>
        </w:tc>
        <w:tc>
          <w:tcPr>
            <w:tcW w:w="1184" w:type="dxa"/>
          </w:tcPr>
          <w:p w14:paraId="07B56005" w14:textId="633D0E3E" w:rsidR="007E1ACF" w:rsidRPr="007E1ACF" w:rsidRDefault="007E1ACF" w:rsidP="001047BE">
            <w:pPr>
              <w:spacing w:line="360" w:lineRule="auto"/>
              <w:jc w:val="center"/>
              <w:rPr>
                <w:sz w:val="22"/>
                <w:szCs w:val="22"/>
              </w:rPr>
            </w:pPr>
            <w:r w:rsidRPr="007E1ACF">
              <w:rPr>
                <w:sz w:val="22"/>
                <w:szCs w:val="22"/>
              </w:rPr>
              <w:t>Life cycles</w:t>
            </w:r>
          </w:p>
        </w:tc>
        <w:tc>
          <w:tcPr>
            <w:tcW w:w="1594" w:type="dxa"/>
          </w:tcPr>
          <w:p w14:paraId="54314940" w14:textId="0EF7EC95" w:rsidR="007E1ACF" w:rsidRPr="007E1ACF" w:rsidRDefault="007E1ACF" w:rsidP="001047BE">
            <w:pPr>
              <w:spacing w:line="360" w:lineRule="auto"/>
              <w:jc w:val="center"/>
              <w:rPr>
                <w:sz w:val="22"/>
                <w:szCs w:val="22"/>
              </w:rPr>
            </w:pPr>
            <w:r w:rsidRPr="007E1ACF">
              <w:rPr>
                <w:sz w:val="22"/>
                <w:szCs w:val="22"/>
              </w:rPr>
              <w:t>Self-discharge rate (%)</w:t>
            </w:r>
          </w:p>
        </w:tc>
      </w:tr>
      <w:tr w:rsidR="007E1ACF" w:rsidRPr="007E1ACF" w14:paraId="3BAC6BF7" w14:textId="77777777" w:rsidTr="007E1ACF">
        <w:trPr>
          <w:trHeight w:val="254"/>
        </w:trPr>
        <w:tc>
          <w:tcPr>
            <w:tcW w:w="1253" w:type="dxa"/>
          </w:tcPr>
          <w:p w14:paraId="3E26E46A" w14:textId="3AF361B4" w:rsidR="007E1ACF" w:rsidRPr="007E1ACF" w:rsidRDefault="007E1ACF" w:rsidP="001047BE">
            <w:pPr>
              <w:spacing w:line="360" w:lineRule="auto"/>
              <w:jc w:val="center"/>
              <w:rPr>
                <w:sz w:val="22"/>
                <w:szCs w:val="22"/>
              </w:rPr>
            </w:pPr>
            <w:r w:rsidRPr="007E1ACF">
              <w:rPr>
                <w:sz w:val="22"/>
                <w:szCs w:val="22"/>
              </w:rPr>
              <w:t>Lead-acid</w:t>
            </w:r>
          </w:p>
        </w:tc>
        <w:tc>
          <w:tcPr>
            <w:tcW w:w="1591" w:type="dxa"/>
          </w:tcPr>
          <w:p w14:paraId="751578E5" w14:textId="7C9DE669" w:rsidR="007E1ACF" w:rsidRPr="007E1ACF" w:rsidRDefault="007E1ACF" w:rsidP="001047BE">
            <w:pPr>
              <w:spacing w:line="360" w:lineRule="auto"/>
              <w:jc w:val="center"/>
              <w:rPr>
                <w:sz w:val="22"/>
                <w:szCs w:val="22"/>
              </w:rPr>
            </w:pPr>
            <w:r w:rsidRPr="007E1ACF">
              <w:rPr>
                <w:sz w:val="22"/>
                <w:szCs w:val="22"/>
              </w:rPr>
              <w:t>25-40</w:t>
            </w:r>
          </w:p>
        </w:tc>
        <w:tc>
          <w:tcPr>
            <w:tcW w:w="1821" w:type="dxa"/>
          </w:tcPr>
          <w:p w14:paraId="53CBD77C" w14:textId="36BA969E" w:rsidR="007E1ACF" w:rsidRPr="007E1ACF" w:rsidRDefault="007E1ACF" w:rsidP="001047BE">
            <w:pPr>
              <w:spacing w:line="360" w:lineRule="auto"/>
              <w:jc w:val="center"/>
              <w:rPr>
                <w:sz w:val="22"/>
                <w:szCs w:val="22"/>
              </w:rPr>
            </w:pPr>
            <w:r w:rsidRPr="007E1ACF">
              <w:rPr>
                <w:sz w:val="22"/>
                <w:szCs w:val="22"/>
              </w:rPr>
              <w:t>150-250</w:t>
            </w:r>
          </w:p>
        </w:tc>
        <w:tc>
          <w:tcPr>
            <w:tcW w:w="1593" w:type="dxa"/>
          </w:tcPr>
          <w:p w14:paraId="4E169846" w14:textId="2F310085" w:rsidR="007E1ACF" w:rsidRPr="007E1ACF" w:rsidRDefault="007E1ACF" w:rsidP="001047BE">
            <w:pPr>
              <w:spacing w:line="360" w:lineRule="auto"/>
              <w:jc w:val="center"/>
              <w:rPr>
                <w:sz w:val="22"/>
                <w:szCs w:val="22"/>
              </w:rPr>
            </w:pPr>
            <w:r w:rsidRPr="007E1ACF">
              <w:rPr>
                <w:sz w:val="22"/>
                <w:szCs w:val="22"/>
              </w:rPr>
              <w:t>2</w:t>
            </w:r>
          </w:p>
        </w:tc>
        <w:tc>
          <w:tcPr>
            <w:tcW w:w="1184" w:type="dxa"/>
          </w:tcPr>
          <w:p w14:paraId="53DC824E" w14:textId="4437E041" w:rsidR="007E1ACF" w:rsidRPr="007E1ACF" w:rsidRDefault="007E1ACF" w:rsidP="001047BE">
            <w:pPr>
              <w:spacing w:line="360" w:lineRule="auto"/>
              <w:jc w:val="center"/>
              <w:rPr>
                <w:sz w:val="22"/>
                <w:szCs w:val="22"/>
              </w:rPr>
            </w:pPr>
            <w:r w:rsidRPr="007E1ACF">
              <w:rPr>
                <w:sz w:val="22"/>
                <w:szCs w:val="22"/>
              </w:rPr>
              <w:t>200-700</w:t>
            </w:r>
          </w:p>
        </w:tc>
        <w:tc>
          <w:tcPr>
            <w:tcW w:w="1594" w:type="dxa"/>
          </w:tcPr>
          <w:p w14:paraId="4D7FD21C" w14:textId="2EA2FA87" w:rsidR="007E1ACF" w:rsidRPr="007E1ACF" w:rsidRDefault="007E1ACF" w:rsidP="001047BE">
            <w:pPr>
              <w:spacing w:line="360" w:lineRule="auto"/>
              <w:jc w:val="center"/>
              <w:rPr>
                <w:sz w:val="22"/>
                <w:szCs w:val="22"/>
              </w:rPr>
            </w:pPr>
            <w:r w:rsidRPr="007E1ACF">
              <w:rPr>
                <w:sz w:val="22"/>
                <w:szCs w:val="22"/>
              </w:rPr>
              <w:t>5</w:t>
            </w:r>
          </w:p>
        </w:tc>
      </w:tr>
      <w:tr w:rsidR="007E1ACF" w:rsidRPr="007E1ACF" w14:paraId="530F131F" w14:textId="77777777" w:rsidTr="007E1ACF">
        <w:trPr>
          <w:trHeight w:val="238"/>
        </w:trPr>
        <w:tc>
          <w:tcPr>
            <w:tcW w:w="1253" w:type="dxa"/>
          </w:tcPr>
          <w:p w14:paraId="60B6BCDE" w14:textId="775644FA" w:rsidR="007E1ACF" w:rsidRPr="007E1ACF" w:rsidRDefault="007E1ACF" w:rsidP="001047BE">
            <w:pPr>
              <w:spacing w:line="360" w:lineRule="auto"/>
              <w:jc w:val="center"/>
              <w:rPr>
                <w:sz w:val="22"/>
                <w:szCs w:val="22"/>
              </w:rPr>
            </w:pPr>
            <w:r w:rsidRPr="007E1ACF">
              <w:rPr>
                <w:sz w:val="22"/>
                <w:szCs w:val="22"/>
              </w:rPr>
              <w:t>Nickel-iron</w:t>
            </w:r>
          </w:p>
        </w:tc>
        <w:tc>
          <w:tcPr>
            <w:tcW w:w="1591" w:type="dxa"/>
          </w:tcPr>
          <w:p w14:paraId="5D787E31" w14:textId="18194112" w:rsidR="007E1ACF" w:rsidRPr="007E1ACF" w:rsidRDefault="007E1ACF" w:rsidP="001047BE">
            <w:pPr>
              <w:spacing w:line="360" w:lineRule="auto"/>
              <w:jc w:val="center"/>
              <w:rPr>
                <w:sz w:val="22"/>
                <w:szCs w:val="22"/>
              </w:rPr>
            </w:pPr>
            <w:r w:rsidRPr="007E1ACF">
              <w:rPr>
                <w:sz w:val="22"/>
                <w:szCs w:val="22"/>
              </w:rPr>
              <w:t>50</w:t>
            </w:r>
          </w:p>
        </w:tc>
        <w:tc>
          <w:tcPr>
            <w:tcW w:w="1821" w:type="dxa"/>
          </w:tcPr>
          <w:p w14:paraId="728E0D11" w14:textId="17556273" w:rsidR="007E1ACF" w:rsidRPr="007E1ACF" w:rsidRDefault="007E1ACF" w:rsidP="001047BE">
            <w:pPr>
              <w:spacing w:line="360" w:lineRule="auto"/>
              <w:jc w:val="center"/>
              <w:rPr>
                <w:sz w:val="22"/>
                <w:szCs w:val="22"/>
              </w:rPr>
            </w:pPr>
            <w:r w:rsidRPr="007E1ACF">
              <w:rPr>
                <w:sz w:val="22"/>
                <w:szCs w:val="22"/>
              </w:rPr>
              <w:t>100</w:t>
            </w:r>
          </w:p>
        </w:tc>
        <w:tc>
          <w:tcPr>
            <w:tcW w:w="1593" w:type="dxa"/>
          </w:tcPr>
          <w:p w14:paraId="4E983B43" w14:textId="719931F8" w:rsidR="007E1ACF" w:rsidRPr="007E1ACF" w:rsidRDefault="007E1ACF" w:rsidP="001047BE">
            <w:pPr>
              <w:spacing w:line="360" w:lineRule="auto"/>
              <w:jc w:val="center"/>
              <w:rPr>
                <w:sz w:val="22"/>
                <w:szCs w:val="22"/>
              </w:rPr>
            </w:pPr>
            <w:r w:rsidRPr="007E1ACF">
              <w:rPr>
                <w:sz w:val="22"/>
                <w:szCs w:val="22"/>
              </w:rPr>
              <w:t>1.2</w:t>
            </w:r>
          </w:p>
        </w:tc>
        <w:tc>
          <w:tcPr>
            <w:tcW w:w="1184" w:type="dxa"/>
          </w:tcPr>
          <w:p w14:paraId="41265D5F" w14:textId="4F134527" w:rsidR="007E1ACF" w:rsidRPr="007E1ACF" w:rsidRDefault="007E1ACF" w:rsidP="001047BE">
            <w:pPr>
              <w:spacing w:line="360" w:lineRule="auto"/>
              <w:jc w:val="center"/>
              <w:rPr>
                <w:sz w:val="22"/>
                <w:szCs w:val="22"/>
              </w:rPr>
            </w:pPr>
            <w:r w:rsidRPr="007E1ACF">
              <w:rPr>
                <w:sz w:val="22"/>
                <w:szCs w:val="22"/>
              </w:rPr>
              <w:t>2000</w:t>
            </w:r>
          </w:p>
        </w:tc>
        <w:tc>
          <w:tcPr>
            <w:tcW w:w="1594" w:type="dxa"/>
          </w:tcPr>
          <w:p w14:paraId="77D8CBCB" w14:textId="6DAADC2A" w:rsidR="007E1ACF" w:rsidRPr="007E1ACF" w:rsidRDefault="007E1ACF" w:rsidP="001047BE">
            <w:pPr>
              <w:spacing w:line="360" w:lineRule="auto"/>
              <w:jc w:val="center"/>
              <w:rPr>
                <w:sz w:val="22"/>
                <w:szCs w:val="22"/>
              </w:rPr>
            </w:pPr>
            <w:r w:rsidRPr="007E1ACF">
              <w:rPr>
                <w:sz w:val="22"/>
                <w:szCs w:val="22"/>
              </w:rPr>
              <w:t>20-40</w:t>
            </w:r>
          </w:p>
        </w:tc>
      </w:tr>
      <w:tr w:rsidR="007E1ACF" w:rsidRPr="007E1ACF" w14:paraId="571B5699" w14:textId="77777777" w:rsidTr="007E1ACF">
        <w:trPr>
          <w:trHeight w:val="238"/>
        </w:trPr>
        <w:tc>
          <w:tcPr>
            <w:tcW w:w="1253" w:type="dxa"/>
          </w:tcPr>
          <w:p w14:paraId="045D6727" w14:textId="7B622A16" w:rsidR="007E1ACF" w:rsidRPr="007E1ACF" w:rsidRDefault="007E1ACF" w:rsidP="001047BE">
            <w:pPr>
              <w:spacing w:line="360" w:lineRule="auto"/>
              <w:jc w:val="center"/>
              <w:rPr>
                <w:sz w:val="22"/>
                <w:szCs w:val="22"/>
              </w:rPr>
            </w:pPr>
            <w:r w:rsidRPr="007E1ACF">
              <w:rPr>
                <w:sz w:val="22"/>
                <w:szCs w:val="22"/>
              </w:rPr>
              <w:t>Li-ion</w:t>
            </w:r>
          </w:p>
        </w:tc>
        <w:tc>
          <w:tcPr>
            <w:tcW w:w="1591" w:type="dxa"/>
          </w:tcPr>
          <w:p w14:paraId="0E4B034F" w14:textId="46C609E2" w:rsidR="007E1ACF" w:rsidRPr="007E1ACF" w:rsidRDefault="007E1ACF" w:rsidP="001047BE">
            <w:pPr>
              <w:spacing w:line="360" w:lineRule="auto"/>
              <w:jc w:val="center"/>
              <w:rPr>
                <w:sz w:val="22"/>
                <w:szCs w:val="22"/>
              </w:rPr>
            </w:pPr>
            <w:r w:rsidRPr="007E1ACF">
              <w:rPr>
                <w:sz w:val="22"/>
                <w:szCs w:val="22"/>
              </w:rPr>
              <w:t>110-180</w:t>
            </w:r>
          </w:p>
        </w:tc>
        <w:tc>
          <w:tcPr>
            <w:tcW w:w="1821" w:type="dxa"/>
          </w:tcPr>
          <w:p w14:paraId="6ECAB3C1" w14:textId="3CBD91F4" w:rsidR="007E1ACF" w:rsidRPr="007E1ACF" w:rsidRDefault="007E1ACF" w:rsidP="001047BE">
            <w:pPr>
              <w:spacing w:line="360" w:lineRule="auto"/>
              <w:jc w:val="center"/>
              <w:rPr>
                <w:sz w:val="22"/>
                <w:szCs w:val="22"/>
              </w:rPr>
            </w:pPr>
            <w:r w:rsidRPr="007E1ACF">
              <w:rPr>
                <w:sz w:val="22"/>
                <w:szCs w:val="22"/>
              </w:rPr>
              <w:t>300</w:t>
            </w:r>
          </w:p>
        </w:tc>
        <w:tc>
          <w:tcPr>
            <w:tcW w:w="1593" w:type="dxa"/>
          </w:tcPr>
          <w:p w14:paraId="715EECF2" w14:textId="22CAF0B3" w:rsidR="007E1ACF" w:rsidRPr="007E1ACF" w:rsidRDefault="007E1ACF" w:rsidP="001047BE">
            <w:pPr>
              <w:spacing w:line="360" w:lineRule="auto"/>
              <w:jc w:val="center"/>
              <w:rPr>
                <w:sz w:val="22"/>
                <w:szCs w:val="22"/>
              </w:rPr>
            </w:pPr>
            <w:r w:rsidRPr="007E1ACF">
              <w:rPr>
                <w:sz w:val="22"/>
                <w:szCs w:val="22"/>
              </w:rPr>
              <w:t>3.6</w:t>
            </w:r>
          </w:p>
        </w:tc>
        <w:tc>
          <w:tcPr>
            <w:tcW w:w="1184" w:type="dxa"/>
          </w:tcPr>
          <w:p w14:paraId="61B4E73D" w14:textId="0B9D184C" w:rsidR="007E1ACF" w:rsidRPr="007E1ACF" w:rsidRDefault="007E1ACF" w:rsidP="001047BE">
            <w:pPr>
              <w:spacing w:line="360" w:lineRule="auto"/>
              <w:jc w:val="center"/>
              <w:rPr>
                <w:sz w:val="22"/>
                <w:szCs w:val="22"/>
              </w:rPr>
            </w:pPr>
            <w:r w:rsidRPr="007E1ACF">
              <w:rPr>
                <w:sz w:val="22"/>
                <w:szCs w:val="22"/>
              </w:rPr>
              <w:t>&gt;1000</w:t>
            </w:r>
          </w:p>
        </w:tc>
        <w:tc>
          <w:tcPr>
            <w:tcW w:w="1594" w:type="dxa"/>
          </w:tcPr>
          <w:p w14:paraId="7417FB94" w14:textId="4AEA2099" w:rsidR="007E1ACF" w:rsidRPr="007E1ACF" w:rsidRDefault="007E1ACF" w:rsidP="001047BE">
            <w:pPr>
              <w:spacing w:line="360" w:lineRule="auto"/>
              <w:jc w:val="center"/>
              <w:rPr>
                <w:sz w:val="22"/>
                <w:szCs w:val="22"/>
              </w:rPr>
            </w:pPr>
            <w:r w:rsidRPr="007E1ACF">
              <w:rPr>
                <w:sz w:val="22"/>
                <w:szCs w:val="22"/>
              </w:rPr>
              <w:t>10</w:t>
            </w:r>
          </w:p>
        </w:tc>
      </w:tr>
    </w:tbl>
    <w:p w14:paraId="51C064EE" w14:textId="77777777" w:rsidR="000A4DE9" w:rsidRDefault="000A4DE9" w:rsidP="001047BE">
      <w:pPr>
        <w:spacing w:line="360" w:lineRule="auto"/>
        <w:jc w:val="both"/>
      </w:pPr>
    </w:p>
    <w:p w14:paraId="65D24002" w14:textId="645305F5" w:rsidR="0009072F" w:rsidRDefault="006E5C2A" w:rsidP="001047BE">
      <w:pPr>
        <w:spacing w:line="360" w:lineRule="auto"/>
        <w:jc w:val="both"/>
      </w:pPr>
      <w:r>
        <w:t xml:space="preserve">However, one of the biggest challenges associated with Li-ion power is that the operating temperature range is very narrow and there are significant safety risks that appear when functioning outside this range. </w:t>
      </w:r>
      <w:r w:rsidR="00971696">
        <w:t>When temperatures exceed 80</w:t>
      </w:r>
      <w:r w:rsidR="0019269B">
        <w:sym w:font="Symbol" w:char="F0B0"/>
      </w:r>
      <w:r w:rsidR="0019269B" w:rsidRPr="0019269B">
        <w:t>C</w:t>
      </w:r>
      <w:r w:rsidR="0019269B">
        <w:t xml:space="preserve"> </w:t>
      </w:r>
      <w:r w:rsidR="00971696">
        <w:t xml:space="preserve">thermal runway becomes a concern, as it causes </w:t>
      </w:r>
      <w:r w:rsidR="00AF6C26">
        <w:rPr>
          <w:lang w:val="en-US"/>
        </w:rPr>
        <w:t>harmful gas emissions, smoke, fires and possible explosions</w:t>
      </w:r>
      <w:r w:rsidR="00AF6C26" w:rsidRPr="00AF6C26">
        <w:t xml:space="preserve"> </w:t>
      </w:r>
      <w:r w:rsidR="00AF6C26">
        <w:rPr>
          <w:lang w:val="en-US"/>
        </w:rPr>
        <w:fldChar w:fldCharType="begin"/>
      </w:r>
      <w:r w:rsidR="00AF6C26">
        <w:rPr>
          <w:lang w:val="en-US"/>
        </w:rPr>
        <w:instrText xml:space="preserve"> ADDIN EN.CITE &lt;EndNote&gt;&lt;Cite&gt;&lt;Author&gt;Deng&lt;/Author&gt;&lt;Year&gt;2018&lt;/Year&gt;&lt;RecNum&gt;8&lt;/RecNum&gt;&lt;DisplayText&gt;(Deng et al., 2018)&lt;/DisplayText&gt;&lt;record&gt;&lt;rec-number&gt;8&lt;/rec-number&gt;&lt;foreign-keys&gt;&lt;key app="EN" db-id="5tpze92pu5wfaze2dpbpwa0ivxzstt2dvx09" timestamp="1572773267"&gt;8&lt;/key&gt;&lt;/foreign-keys&gt;&lt;ref-type name="Journal Article"&gt;17&lt;/ref-type&gt;&lt;contributors&gt;&lt;authors&gt;&lt;author&gt;Deng, Yuanwang&lt;/author&gt;&lt;author&gt;Feng, Changling&lt;/author&gt;&lt;author&gt;Jiaqiang, E&lt;/author&gt;&lt;author&gt;Zhu, Hao&lt;/author&gt;&lt;author&gt;Chen, Jingwei&lt;/author&gt;&lt;author&gt;Wen, Ming&lt;/author&gt;&lt;author&gt;Yin, Huichun&lt;/author&gt;&lt;/authors&gt;&lt;/contributors&gt;&lt;titles&gt;&lt;title&gt;Effects of different coolants and cooling strategies on the cooling performance of the power lithium ion battery system: A review&lt;/title&gt;&lt;secondary-title&gt;Applied Thermal Engineering&lt;/secondary-title&gt;&lt;/titles&gt;&lt;periodical&gt;&lt;full-title&gt;Applied Thermal Engineering&lt;/full-title&gt;&lt;/periodical&gt;&lt;pages&gt;10-29&lt;/pages&gt;&lt;volume&gt;142&lt;/volume&gt;&lt;dates&gt;&lt;year&gt;2018&lt;/year&gt;&lt;/dates&gt;&lt;isbn&gt;1359-4311&lt;/isbn&gt;&lt;urls&gt;&lt;/urls&gt;&lt;/record&gt;&lt;/Cite&gt;&lt;/EndNote&gt;</w:instrText>
      </w:r>
      <w:r w:rsidR="00AF6C26">
        <w:rPr>
          <w:lang w:val="en-US"/>
        </w:rPr>
        <w:fldChar w:fldCharType="separate"/>
      </w:r>
      <w:r w:rsidR="00AF6C26">
        <w:rPr>
          <w:noProof/>
          <w:lang w:val="en-US"/>
        </w:rPr>
        <w:t>(Deng et al., 2018)</w:t>
      </w:r>
      <w:r w:rsidR="00AF6C26">
        <w:rPr>
          <w:lang w:val="en-US"/>
        </w:rPr>
        <w:fldChar w:fldCharType="end"/>
      </w:r>
      <w:r w:rsidR="00AF6C26">
        <w:rPr>
          <w:lang w:val="en-US"/>
        </w:rPr>
        <w:t xml:space="preserve">. </w:t>
      </w:r>
      <w:r w:rsidR="004D7180">
        <w:rPr>
          <w:lang w:val="en-US"/>
        </w:rPr>
        <w:t xml:space="preserve"> Furthermore, when the temperature gradient is outside 5</w:t>
      </w:r>
      <w:r w:rsidR="004D7180">
        <w:sym w:font="Symbol" w:char="F0B0"/>
      </w:r>
      <w:r w:rsidR="004D7180" w:rsidRPr="0019269B">
        <w:t>C</w:t>
      </w:r>
      <w:r w:rsidR="004D7180">
        <w:t xml:space="preserve"> there are detrimental effects on battery longevity and exacerbated degradation </w:t>
      </w:r>
      <w:r w:rsidR="00F867BA">
        <w:t xml:space="preserve">of the cells </w:t>
      </w:r>
      <w:r w:rsidR="004D7180">
        <w:fldChar w:fldCharType="begin"/>
      </w:r>
      <w:r w:rsidR="004D7180">
        <w:instrText xml:space="preserve"> ADDIN EN.CITE &lt;EndNote&gt;&lt;Cite&gt;&lt;Author&gt;Worwood&lt;/Author&gt;&lt;Year&gt;2017&lt;/Year&gt;&lt;RecNum&gt;10&lt;/RecNum&gt;&lt;DisplayText&gt;(Worwood et al., 2017)&lt;/DisplayText&gt;&lt;record&gt;&lt;rec-number&gt;10&lt;/rec-number&gt;&lt;foreign-keys&gt;&lt;key app="EN" db-id="5tpze92pu5wfaze2dpbpwa0ivxzstt2dvx09" timestamp="1572776979"&gt;10&lt;/key&gt;&lt;/foreign-keys&gt;&lt;ref-type name="Journal Article"&gt;17&lt;/ref-type&gt;&lt;contributors&gt;&lt;authors&gt;&lt;author&gt;Worwood, Daniel&lt;/author&gt;&lt;author&gt;Kellner, Quirin&lt;/author&gt;&lt;author&gt;Wojtala, Malgorzata&lt;/author&gt;&lt;author&gt;Widanage, WD&lt;/author&gt;&lt;author&gt;McGlen, Ryan&lt;/author&gt;&lt;author&gt;Greenwood, David&lt;/author&gt;&lt;author&gt;Marco, James&lt;/author&gt;&lt;/authors&gt;&lt;/contributors&gt;&lt;titles&gt;&lt;title&gt;A new approach to the internal thermal management of cylindrical battery cells for automotive applications&lt;/title&gt;&lt;secondary-title&gt;Journal of Power Sources&lt;/secondary-title&gt;&lt;/titles&gt;&lt;periodical&gt;&lt;full-title&gt;Journal of Power Sources&lt;/full-title&gt;&lt;/periodical&gt;&lt;pages&gt;151-166&lt;/pages&gt;&lt;volume&gt;346&lt;/volume&gt;&lt;dates&gt;&lt;year&gt;2017&lt;/year&gt;&lt;/dates&gt;&lt;isbn&gt;0378-7753&lt;/isbn&gt;&lt;urls&gt;&lt;/urls&gt;&lt;/record&gt;&lt;/Cite&gt;&lt;/EndNote&gt;</w:instrText>
      </w:r>
      <w:r w:rsidR="004D7180">
        <w:fldChar w:fldCharType="separate"/>
      </w:r>
      <w:r w:rsidR="004D7180">
        <w:rPr>
          <w:noProof/>
        </w:rPr>
        <w:t>(Worwood et al., 2017)</w:t>
      </w:r>
      <w:r w:rsidR="004D7180">
        <w:fldChar w:fldCharType="end"/>
      </w:r>
      <w:r w:rsidR="004D7180">
        <w:t>.</w:t>
      </w:r>
      <w:r w:rsidR="00162758">
        <w:t xml:space="preserve"> </w:t>
      </w:r>
    </w:p>
    <w:p w14:paraId="4EE44EB5" w14:textId="77777777" w:rsidR="0009072F" w:rsidRDefault="0009072F" w:rsidP="001047BE">
      <w:pPr>
        <w:spacing w:line="360" w:lineRule="auto"/>
        <w:jc w:val="both"/>
      </w:pPr>
    </w:p>
    <w:p w14:paraId="2885A982" w14:textId="06F67328" w:rsidR="00CE34E4" w:rsidRDefault="0009072F" w:rsidP="001047BE">
      <w:pPr>
        <w:spacing w:line="360" w:lineRule="auto"/>
        <w:jc w:val="both"/>
      </w:pPr>
      <w:r>
        <w:t>The heat generated within the cells is a function of t</w:t>
      </w:r>
      <w:r w:rsidR="00162758">
        <w:t>he charging and discharging processes</w:t>
      </w:r>
      <w:r>
        <w:t xml:space="preserve"> and these impact the batteries’ capabilities, reducing these rates would solve some issues but limit the maximum power output. </w:t>
      </w:r>
      <w:r w:rsidR="00162758">
        <w:t>As such, o</w:t>
      </w:r>
      <w:r w:rsidR="00CE34E4">
        <w:t xml:space="preserve">ne of the main focuses </w:t>
      </w:r>
      <w:r>
        <w:t>of EDV</w:t>
      </w:r>
      <w:r w:rsidR="00CE34E4">
        <w:t xml:space="preserve"> </w:t>
      </w:r>
      <w:r>
        <w:t>research</w:t>
      </w:r>
      <w:r w:rsidR="00CE34E4">
        <w:t xml:space="preserve"> is the</w:t>
      </w:r>
      <w:r>
        <w:t xml:space="preserve"> development of thermal management systems to aid in</w:t>
      </w:r>
      <w:r w:rsidR="00CE34E4">
        <w:t xml:space="preserve"> cooling the battery cells</w:t>
      </w:r>
      <w:r>
        <w:t xml:space="preserve"> to within the optimal range. T</w:t>
      </w:r>
      <w:r w:rsidR="00535A5F">
        <w:t>his</w:t>
      </w:r>
      <w:r w:rsidR="00CE34E4">
        <w:t xml:space="preserve"> </w:t>
      </w:r>
      <w:r w:rsidR="00322CA3">
        <w:t xml:space="preserve">helps overcome the safety and longevity concerns while </w:t>
      </w:r>
      <w:r w:rsidR="00CE34E4">
        <w:t xml:space="preserve">drastically </w:t>
      </w:r>
      <w:r>
        <w:t>improv</w:t>
      </w:r>
      <w:r w:rsidR="00322CA3">
        <w:t xml:space="preserve">ing </w:t>
      </w:r>
      <w:r>
        <w:t xml:space="preserve">performance </w:t>
      </w:r>
      <w:r w:rsidR="00F16EA4">
        <w:t xml:space="preserve">and simultaneously maintaining the </w:t>
      </w:r>
      <w:r w:rsidR="005F0E50">
        <w:t xml:space="preserve">same level of </w:t>
      </w:r>
      <w:r>
        <w:t>power output</w:t>
      </w:r>
      <w:r w:rsidR="00322CA3">
        <w:t>.</w:t>
      </w:r>
    </w:p>
    <w:p w14:paraId="37AC76AF" w14:textId="29AC31C2" w:rsidR="00805DBD" w:rsidRDefault="00805DBD" w:rsidP="001047BE">
      <w:pPr>
        <w:spacing w:line="360" w:lineRule="auto"/>
        <w:jc w:val="both"/>
      </w:pPr>
    </w:p>
    <w:p w14:paraId="508219E0" w14:textId="2A279007" w:rsidR="002E15D5" w:rsidRPr="002E15D5" w:rsidRDefault="002E15D5" w:rsidP="001047BE">
      <w:pPr>
        <w:pStyle w:val="Heading2"/>
        <w:spacing w:line="360" w:lineRule="auto"/>
      </w:pPr>
      <w:bookmarkStart w:id="18" w:name="_Toc24206576"/>
      <w:r>
        <w:t>Aims and Objectives</w:t>
      </w:r>
      <w:bookmarkEnd w:id="18"/>
    </w:p>
    <w:p w14:paraId="0DCEFE84" w14:textId="1F53900A" w:rsidR="002E15D5" w:rsidRDefault="002E15D5" w:rsidP="001047BE">
      <w:pPr>
        <w:spacing w:line="360" w:lineRule="auto"/>
        <w:jc w:val="both"/>
        <w:rPr>
          <w:lang w:val="en-US"/>
        </w:rPr>
      </w:pPr>
      <w:r>
        <w:t xml:space="preserve">The aim of this project is to investigate the effectiveness of different thermal management systems, and to compare their performances to find an optimal solution for EDV. The project </w:t>
      </w:r>
      <w:r w:rsidR="00963F27">
        <w:t>will</w:t>
      </w:r>
      <w:r>
        <w:t xml:space="preserve"> </w:t>
      </w:r>
      <w:r>
        <w:rPr>
          <w:lang w:val="en-US"/>
        </w:rPr>
        <w:t>d</w:t>
      </w:r>
      <w:r w:rsidRPr="002E15D5">
        <w:rPr>
          <w:lang w:val="en-US"/>
        </w:rPr>
        <w:t xml:space="preserve">evelop a </w:t>
      </w:r>
      <w:r>
        <w:rPr>
          <w:lang w:val="en-US"/>
        </w:rPr>
        <w:t>numerical model</w:t>
      </w:r>
      <w:r w:rsidRPr="002E15D5">
        <w:rPr>
          <w:lang w:val="en-US"/>
        </w:rPr>
        <w:t xml:space="preserve"> to represent</w:t>
      </w:r>
      <w:r>
        <w:rPr>
          <w:lang w:val="en-US"/>
        </w:rPr>
        <w:t xml:space="preserve"> an</w:t>
      </w:r>
      <w:r w:rsidRPr="002E15D5">
        <w:rPr>
          <w:lang w:val="en-US"/>
        </w:rPr>
        <w:t xml:space="preserve"> </w:t>
      </w:r>
      <w:r>
        <w:rPr>
          <w:lang w:val="en-US"/>
        </w:rPr>
        <w:t xml:space="preserve">EDV </w:t>
      </w:r>
      <w:r w:rsidRPr="002E15D5">
        <w:rPr>
          <w:lang w:val="en-US"/>
        </w:rPr>
        <w:t>Li-</w:t>
      </w:r>
      <w:r>
        <w:rPr>
          <w:lang w:val="en-US"/>
        </w:rPr>
        <w:t>i</w:t>
      </w:r>
      <w:r w:rsidRPr="002E15D5">
        <w:rPr>
          <w:lang w:val="en-US"/>
        </w:rPr>
        <w:t>on batter</w:t>
      </w:r>
      <w:r>
        <w:rPr>
          <w:lang w:val="en-US"/>
        </w:rPr>
        <w:t>y</w:t>
      </w:r>
      <w:r w:rsidRPr="002E15D5">
        <w:rPr>
          <w:lang w:val="en-US"/>
        </w:rPr>
        <w:t xml:space="preserve"> in 2 dimensions</w:t>
      </w:r>
      <w:r>
        <w:rPr>
          <w:lang w:val="en-US"/>
        </w:rPr>
        <w:t xml:space="preserve">, in an unsteady state. The </w:t>
      </w:r>
      <w:r w:rsidRPr="002E15D5">
        <w:rPr>
          <w:lang w:val="en-US"/>
        </w:rPr>
        <w:t>code should model the thermal dissipation over time and represent the time dependent behavior of the battery.</w:t>
      </w:r>
    </w:p>
    <w:p w14:paraId="77F2151D" w14:textId="77777777" w:rsidR="002E15D5" w:rsidRPr="002E15D5" w:rsidRDefault="002E15D5" w:rsidP="001047BE">
      <w:pPr>
        <w:spacing w:line="360" w:lineRule="auto"/>
        <w:jc w:val="both"/>
      </w:pPr>
    </w:p>
    <w:p w14:paraId="0F67933B" w14:textId="2AB0004B" w:rsidR="002E15D5" w:rsidRDefault="002E15D5" w:rsidP="001047BE">
      <w:pPr>
        <w:spacing w:line="360" w:lineRule="auto"/>
        <w:jc w:val="both"/>
        <w:rPr>
          <w:lang w:val="en-US"/>
        </w:rPr>
      </w:pPr>
      <w:r w:rsidRPr="002E15D5">
        <w:rPr>
          <w:u w:val="single"/>
          <w:lang w:val="en-US"/>
        </w:rPr>
        <w:t>Objectives</w:t>
      </w:r>
      <w:r>
        <w:rPr>
          <w:lang w:val="en-US"/>
        </w:rPr>
        <w:t>:</w:t>
      </w:r>
    </w:p>
    <w:p w14:paraId="3E1245C8" w14:textId="77777777" w:rsidR="002E15D5" w:rsidRPr="00526385" w:rsidRDefault="002E15D5" w:rsidP="001047BE">
      <w:pPr>
        <w:pStyle w:val="ListParagraph"/>
        <w:numPr>
          <w:ilvl w:val="0"/>
          <w:numId w:val="5"/>
        </w:numPr>
        <w:spacing w:line="360" w:lineRule="auto"/>
        <w:jc w:val="both"/>
        <w:rPr>
          <w:b/>
          <w:bCs/>
          <w:lang w:val="en-US"/>
        </w:rPr>
      </w:pPr>
      <w:r>
        <w:rPr>
          <w:lang w:val="en-US"/>
        </w:rPr>
        <w:t>Find an optimal operating setup which reduces the temperature gradient while also allowing for a high-power output</w:t>
      </w:r>
    </w:p>
    <w:p w14:paraId="5E0BD03D" w14:textId="77777777" w:rsidR="002E15D5" w:rsidRPr="00526385" w:rsidRDefault="002E15D5" w:rsidP="001047BE">
      <w:pPr>
        <w:pStyle w:val="ListParagraph"/>
        <w:numPr>
          <w:ilvl w:val="0"/>
          <w:numId w:val="5"/>
        </w:numPr>
        <w:spacing w:line="360" w:lineRule="auto"/>
        <w:jc w:val="both"/>
        <w:rPr>
          <w:b/>
          <w:bCs/>
          <w:lang w:val="en-US"/>
        </w:rPr>
      </w:pPr>
      <w:r>
        <w:rPr>
          <w:lang w:val="en-US"/>
        </w:rPr>
        <w:t>Provide context for how the optimal setup will improve performance (i.e. effect on maximum power output, battery life and possibly charging/discharging speeds)</w:t>
      </w:r>
    </w:p>
    <w:p w14:paraId="0640920D" w14:textId="4ADC21AD" w:rsidR="002E15D5" w:rsidRPr="008C353D" w:rsidRDefault="002E15D5" w:rsidP="001047BE">
      <w:pPr>
        <w:pStyle w:val="ListParagraph"/>
        <w:numPr>
          <w:ilvl w:val="0"/>
          <w:numId w:val="5"/>
        </w:numPr>
        <w:spacing w:line="360" w:lineRule="auto"/>
        <w:jc w:val="both"/>
        <w:rPr>
          <w:b/>
          <w:bCs/>
          <w:lang w:val="en-US"/>
        </w:rPr>
      </w:pPr>
      <w:r>
        <w:rPr>
          <w:lang w:val="en-US"/>
        </w:rPr>
        <w:t xml:space="preserve">Make a reasonable supported conclusion as to which </w:t>
      </w:r>
      <w:commentRangeStart w:id="19"/>
      <w:r>
        <w:rPr>
          <w:lang w:val="en-US"/>
        </w:rPr>
        <w:t xml:space="preserve">optical </w:t>
      </w:r>
      <w:commentRangeEnd w:id="19"/>
      <w:r w:rsidR="00A80CCC">
        <w:rPr>
          <w:rStyle w:val="CommentReference"/>
        </w:rPr>
        <w:commentReference w:id="19"/>
      </w:r>
      <w:r>
        <w:rPr>
          <w:lang w:val="en-US"/>
        </w:rPr>
        <w:t>cooling system the electric car industry should adopt moving forward.</w:t>
      </w:r>
    </w:p>
    <w:p w14:paraId="5FF1107C" w14:textId="77777777" w:rsidR="002E15D5" w:rsidRPr="002E15D5" w:rsidRDefault="002E15D5" w:rsidP="001047BE">
      <w:pPr>
        <w:spacing w:line="360" w:lineRule="auto"/>
        <w:jc w:val="both"/>
        <w:rPr>
          <w:lang w:val="en-US"/>
        </w:rPr>
      </w:pPr>
    </w:p>
    <w:p w14:paraId="0E2A3F48" w14:textId="3C65ACC1" w:rsidR="00DF7500" w:rsidRDefault="00A34544" w:rsidP="001047BE">
      <w:pPr>
        <w:pStyle w:val="Heading2"/>
        <w:spacing w:line="360" w:lineRule="auto"/>
      </w:pPr>
      <w:bookmarkStart w:id="20" w:name="_Toc24206577"/>
      <w:r>
        <w:lastRenderedPageBreak/>
        <w:t>Research Question</w:t>
      </w:r>
      <w:r w:rsidR="00296D6D">
        <w:t>s</w:t>
      </w:r>
      <w:bookmarkEnd w:id="20"/>
    </w:p>
    <w:p w14:paraId="47516729" w14:textId="61CE88CB" w:rsidR="00BA0AD9" w:rsidRDefault="00A729F8" w:rsidP="001047BE">
      <w:pPr>
        <w:spacing w:line="360" w:lineRule="auto"/>
        <w:jc w:val="both"/>
      </w:pPr>
      <w:r>
        <w:t xml:space="preserve">_ </w:t>
      </w:r>
      <w:r w:rsidR="00DF7500">
        <w:t xml:space="preserve">To what extent does the use </w:t>
      </w:r>
      <w:r w:rsidR="001B7318">
        <w:t>of battery</w:t>
      </w:r>
      <w:r w:rsidR="00DF7500">
        <w:t xml:space="preserve"> thermal management </w:t>
      </w:r>
      <w:r w:rsidR="001B7318">
        <w:t xml:space="preserve">systems </w:t>
      </w:r>
      <w:r w:rsidR="00DF7500">
        <w:t>affect the heat distribution within the cell and how does this affect the battery’s performance levels</w:t>
      </w:r>
      <w:r w:rsidR="00BA0AD9">
        <w:t>.</w:t>
      </w:r>
    </w:p>
    <w:p w14:paraId="79262D00" w14:textId="4317485A" w:rsidR="001B7318" w:rsidRDefault="00A729F8" w:rsidP="001047BE">
      <w:pPr>
        <w:spacing w:line="360" w:lineRule="auto"/>
        <w:jc w:val="both"/>
      </w:pPr>
      <w:r>
        <w:t xml:space="preserve">_ </w:t>
      </w:r>
      <w:r w:rsidR="00BA0AD9">
        <w:t>H</w:t>
      </w:r>
      <w:r w:rsidR="00DF7500">
        <w:t xml:space="preserve">ow </w:t>
      </w:r>
      <w:r w:rsidR="001B7318">
        <w:t>can the modification of certain</w:t>
      </w:r>
      <w:r w:rsidR="00DF7500">
        <w:t xml:space="preserve"> cooling systems</w:t>
      </w:r>
      <w:r w:rsidR="001B7318">
        <w:t xml:space="preserve"> parameters</w:t>
      </w:r>
      <w:r w:rsidR="00DF7500">
        <w:t xml:space="preserve"> </w:t>
      </w:r>
      <w:del w:id="21" w:author="Microsoft Office User" w:date="2019-11-09T17:32:00Z">
        <w:r w:rsidR="00DF7500" w:rsidDel="00A66677">
          <w:delText xml:space="preserve">compare </w:delText>
        </w:r>
      </w:del>
      <w:r w:rsidR="001B7318">
        <w:t>improve effectiveness?</w:t>
      </w:r>
    </w:p>
    <w:p w14:paraId="24FFD0A1" w14:textId="2E8F8923" w:rsidR="004C2966" w:rsidRDefault="00A729F8" w:rsidP="001047BE">
      <w:pPr>
        <w:spacing w:line="360" w:lineRule="auto"/>
        <w:jc w:val="both"/>
      </w:pPr>
      <w:r>
        <w:t xml:space="preserve">_ </w:t>
      </w:r>
      <w:r w:rsidR="001B7318">
        <w:t xml:space="preserve">How </w:t>
      </w:r>
      <w:r w:rsidR="00DF7500">
        <w:t xml:space="preserve">can an optimal solution be constructed </w:t>
      </w:r>
      <w:r w:rsidR="001B7318">
        <w:t xml:space="preserve">which </w:t>
      </w:r>
      <w:r w:rsidR="00DE7DD8">
        <w:t>provides</w:t>
      </w:r>
      <w:r w:rsidR="00F725CB">
        <w:t xml:space="preserve"> the greatest </w:t>
      </w:r>
      <w:r w:rsidR="00DE7DD8">
        <w:t>cooling while maintaining an even temperature gradient?</w:t>
      </w:r>
    </w:p>
    <w:p w14:paraId="0B038D3D" w14:textId="77777777" w:rsidR="004C2966" w:rsidRDefault="004C2966" w:rsidP="001047BE">
      <w:pPr>
        <w:spacing w:line="360" w:lineRule="auto"/>
        <w:jc w:val="both"/>
      </w:pPr>
    </w:p>
    <w:p w14:paraId="776A9044" w14:textId="77777777" w:rsidR="00EF7DC5" w:rsidRDefault="004C2966" w:rsidP="001047BE">
      <w:pPr>
        <w:pStyle w:val="Heading2"/>
        <w:spacing w:line="360" w:lineRule="auto"/>
      </w:pPr>
      <w:bookmarkStart w:id="22" w:name="_Toc24206578"/>
      <w:r>
        <w:t>Project Impact</w:t>
      </w:r>
      <w:bookmarkEnd w:id="22"/>
    </w:p>
    <w:p w14:paraId="3BDBE4D3" w14:textId="2FE4DDAD" w:rsidR="00377324" w:rsidRDefault="00B80EFC" w:rsidP="001047BE">
      <w:pPr>
        <w:spacing w:line="360" w:lineRule="auto"/>
        <w:jc w:val="both"/>
      </w:pPr>
      <w:r>
        <w:t>The work undertaken in this project will be of benefit to the electric driven automotive industry, as it will present evidence as to how to optimise the thermal management system of battery cells in their vehicles. This information will help in optimising the power performance and longevity of the EDVs produced.</w:t>
      </w:r>
      <w:r w:rsidR="000C09CC">
        <w:t xml:space="preserve"> </w:t>
      </w:r>
      <w:commentRangeStart w:id="23"/>
      <w:r w:rsidR="000C09CC">
        <w:t>The work should also provide a solution to a problem facing many automotive companies and should aid them in their design stage.</w:t>
      </w:r>
      <w:commentRangeEnd w:id="23"/>
      <w:r w:rsidR="00A66677">
        <w:rPr>
          <w:rStyle w:val="CommentReference"/>
        </w:rPr>
        <w:commentReference w:id="23"/>
      </w:r>
    </w:p>
    <w:p w14:paraId="7A18F828" w14:textId="77777777" w:rsidR="000C09CC" w:rsidRDefault="000C09CC" w:rsidP="001047BE">
      <w:pPr>
        <w:spacing w:line="360" w:lineRule="auto"/>
        <w:jc w:val="both"/>
      </w:pPr>
    </w:p>
    <w:p w14:paraId="43AE80FA" w14:textId="171E3619" w:rsidR="00AF0FA8" w:rsidRDefault="000C09CC" w:rsidP="001047BE">
      <w:pPr>
        <w:spacing w:line="360" w:lineRule="auto"/>
        <w:jc w:val="both"/>
      </w:pPr>
      <w:r>
        <w:t>T</w:t>
      </w:r>
      <w:r w:rsidR="00AF0FA8">
        <w:t xml:space="preserve">he research will benefit the environment as it potentially will </w:t>
      </w:r>
      <w:r>
        <w:t xml:space="preserve">reduce the likelihood of thermal runway, which will lead to reduced greenhouse emissions and a more sustainable mode of transport. Additionally, by helping to design </w:t>
      </w:r>
      <w:r w:rsidR="00AB71D8">
        <w:t>the cooling system</w:t>
      </w:r>
      <w:r>
        <w:t xml:space="preserve"> effectively the research will possibly </w:t>
      </w:r>
      <w:r w:rsidR="00AB71D8">
        <w:t>increase EDV production and help outnumber the traditional environmentally unfriendly vehicles on the road.</w:t>
      </w:r>
    </w:p>
    <w:p w14:paraId="1608EC65" w14:textId="77777777" w:rsidR="000C09CC" w:rsidRDefault="000C09CC" w:rsidP="001047BE">
      <w:pPr>
        <w:spacing w:line="360" w:lineRule="auto"/>
        <w:jc w:val="both"/>
      </w:pPr>
    </w:p>
    <w:p w14:paraId="43B12ADA" w14:textId="6079430B" w:rsidR="00EF7DC5" w:rsidRDefault="00377324" w:rsidP="001047BE">
      <w:pPr>
        <w:spacing w:line="360" w:lineRule="auto"/>
        <w:jc w:val="both"/>
        <w:rPr>
          <w:rFonts w:asciiTheme="majorHAnsi" w:eastAsiaTheme="majorEastAsia" w:hAnsiTheme="majorHAnsi" w:cstheme="majorBidi"/>
          <w:color w:val="2F5496" w:themeColor="accent1" w:themeShade="BF"/>
          <w:sz w:val="26"/>
          <w:szCs w:val="26"/>
        </w:rPr>
      </w:pPr>
      <w:r>
        <w:t xml:space="preserve">The research will also benefit society in that the improvements in longevity will </w:t>
      </w:r>
      <w:r w:rsidR="00AF0FA8">
        <w:t>increase</w:t>
      </w:r>
      <w:r>
        <w:t xml:space="preserve"> the appeal of electric vehicles to consumers who were hesitant to purchase the vehicles </w:t>
      </w:r>
      <w:r w:rsidR="00AF0FA8">
        <w:t xml:space="preserve">because of their </w:t>
      </w:r>
      <w:r w:rsidR="000C09CC">
        <w:t>shortcomings</w:t>
      </w:r>
      <w:r w:rsidR="00AF0FA8">
        <w:t xml:space="preserve">. Society will also benefit through </w:t>
      </w:r>
      <w:r w:rsidR="00AB71D8">
        <w:t>the increased</w:t>
      </w:r>
      <w:r w:rsidR="00AF0FA8">
        <w:t xml:space="preserve"> </w:t>
      </w:r>
      <w:r w:rsidR="00AB71D8">
        <w:t xml:space="preserve">safety that comes with the effective cooling, as the chance of battery overheating, or explosion will be </w:t>
      </w:r>
      <w:commentRangeStart w:id="24"/>
      <w:r w:rsidR="00AB71D8">
        <w:t>reduced</w:t>
      </w:r>
      <w:commentRangeEnd w:id="24"/>
      <w:r w:rsidR="00A66677">
        <w:rPr>
          <w:rStyle w:val="CommentReference"/>
        </w:rPr>
        <w:commentReference w:id="24"/>
      </w:r>
      <w:r w:rsidR="00AB71D8">
        <w:t xml:space="preserve">. </w:t>
      </w:r>
      <w:r w:rsidR="00EF7DC5">
        <w:br w:type="page"/>
      </w:r>
    </w:p>
    <w:p w14:paraId="2AD4199C" w14:textId="77777777" w:rsidR="00B201C7" w:rsidRDefault="00B201C7" w:rsidP="001047BE">
      <w:pPr>
        <w:pStyle w:val="Heading1"/>
        <w:spacing w:line="360" w:lineRule="auto"/>
      </w:pPr>
      <w:bookmarkStart w:id="25" w:name="_Toc24206579"/>
      <w:r w:rsidRPr="00B201C7">
        <w:lastRenderedPageBreak/>
        <w:t>Methodology and Research Design</w:t>
      </w:r>
      <w:bookmarkEnd w:id="25"/>
    </w:p>
    <w:p w14:paraId="281DE63C" w14:textId="4CA86B26" w:rsidR="00B201C7" w:rsidRPr="00B201C7" w:rsidRDefault="00B201C7" w:rsidP="001047BE">
      <w:pPr>
        <w:pStyle w:val="ListParagraph"/>
        <w:numPr>
          <w:ilvl w:val="0"/>
          <w:numId w:val="1"/>
        </w:numPr>
        <w:spacing w:line="360" w:lineRule="auto"/>
        <w:rPr>
          <w:i/>
          <w:iCs/>
        </w:rPr>
      </w:pPr>
      <w:r w:rsidRPr="00B201C7">
        <w:rPr>
          <w:i/>
          <w:iCs/>
        </w:rPr>
        <w:t xml:space="preserve">a justification for the methods used for data collection and analysis - these should be related to the nature of the project topic area and to the project aim and objectives; </w:t>
      </w:r>
    </w:p>
    <w:p w14:paraId="52898575" w14:textId="56237F4F" w:rsidR="00B201C7" w:rsidRDefault="00B201C7" w:rsidP="001047BE">
      <w:pPr>
        <w:pStyle w:val="ListParagraph"/>
        <w:numPr>
          <w:ilvl w:val="0"/>
          <w:numId w:val="1"/>
        </w:numPr>
        <w:spacing w:line="360" w:lineRule="auto"/>
        <w:rPr>
          <w:i/>
          <w:iCs/>
        </w:rPr>
      </w:pPr>
      <w:r w:rsidRPr="00B201C7">
        <w:rPr>
          <w:i/>
          <w:iCs/>
        </w:rPr>
        <w:t>a description and explanation of the methodology that is detailed enough to enable another individual to replicate the study and achieve the same results.</w:t>
      </w:r>
    </w:p>
    <w:p w14:paraId="37CF24CB" w14:textId="77777777" w:rsidR="009A69BF" w:rsidRPr="00DE64B5" w:rsidRDefault="009A69BF" w:rsidP="001047BE">
      <w:pPr>
        <w:pStyle w:val="ListParagraph"/>
        <w:numPr>
          <w:ilvl w:val="0"/>
          <w:numId w:val="1"/>
        </w:numPr>
        <w:spacing w:line="360" w:lineRule="auto"/>
        <w:rPr>
          <w:i/>
          <w:iCs/>
        </w:rPr>
      </w:pPr>
      <w:r w:rsidRPr="00DE64B5">
        <w:rPr>
          <w:i/>
          <w:iCs/>
        </w:rPr>
        <w:t xml:space="preserve">a detailed literature review covering published literature in the topic area and the wider field with in-depth critical analysis and presented as a coherent argument using the literature as evidence; </w:t>
      </w:r>
    </w:p>
    <w:p w14:paraId="2AD7E73F" w14:textId="123EA47F" w:rsidR="009A69BF" w:rsidRPr="009A69BF" w:rsidRDefault="009A69BF" w:rsidP="001047BE">
      <w:pPr>
        <w:pStyle w:val="ListParagraph"/>
        <w:numPr>
          <w:ilvl w:val="0"/>
          <w:numId w:val="1"/>
        </w:numPr>
        <w:spacing w:line="360" w:lineRule="auto"/>
        <w:rPr>
          <w:i/>
          <w:iCs/>
        </w:rPr>
      </w:pPr>
      <w:r w:rsidRPr="00DE64B5">
        <w:rPr>
          <w:i/>
          <w:iCs/>
        </w:rPr>
        <w:t>the strategy and techniques that will be used to achieve the project aim and objectives (e.g. methodology of experimental work, design of experiments or an experimental rig, computational or mathematical modelling, etc.).</w:t>
      </w:r>
    </w:p>
    <w:p w14:paraId="52DF63DC" w14:textId="77777777" w:rsidR="00924310" w:rsidRDefault="00924310" w:rsidP="001047BE">
      <w:pPr>
        <w:spacing w:line="360" w:lineRule="auto"/>
      </w:pPr>
    </w:p>
    <w:p w14:paraId="1663FACD" w14:textId="48D64570" w:rsidR="00FA4416" w:rsidRDefault="00924310" w:rsidP="001047BE">
      <w:pPr>
        <w:pStyle w:val="Heading2"/>
        <w:spacing w:line="360" w:lineRule="auto"/>
      </w:pPr>
      <w:bookmarkStart w:id="26" w:name="_Toc24206580"/>
      <w:r>
        <w:t>Data Collection and Analysis</w:t>
      </w:r>
      <w:bookmarkEnd w:id="26"/>
    </w:p>
    <w:p w14:paraId="5F32BDA4" w14:textId="3B055112" w:rsidR="005D77C3" w:rsidRPr="005D77C3" w:rsidRDefault="005D77C3" w:rsidP="001047BE">
      <w:pPr>
        <w:spacing w:line="360" w:lineRule="auto"/>
        <w:jc w:val="both"/>
      </w:pPr>
      <w:del w:id="27" w:author="Microsoft Office User" w:date="2019-11-10T05:32:00Z">
        <w:r w:rsidDel="00593FB6">
          <w:delText xml:space="preserve">Throughout this report </w:delText>
        </w:r>
      </w:del>
      <w:ins w:id="28" w:author="Microsoft Office User" w:date="2019-11-10T05:32:00Z">
        <w:r w:rsidR="00593FB6">
          <w:t>A</w:t>
        </w:r>
      </w:ins>
      <w:del w:id="29" w:author="Microsoft Office User" w:date="2019-11-10T05:32:00Z">
        <w:r w:rsidDel="00593FB6">
          <w:delText>a</w:delText>
        </w:r>
      </w:del>
      <w:r>
        <w:t xml:space="preserve"> numerical model is used to simulate the temperature changes in a Li-Ion battery, this model is governed by the heat conduction equation. Although the model is based on the fundamental heat equation it does not completely replicate the </w:t>
      </w:r>
      <w:commentRangeStart w:id="30"/>
      <w:r>
        <w:t xml:space="preserve">cell changes </w:t>
      </w:r>
      <w:commentRangeEnd w:id="30"/>
      <w:r w:rsidR="001318A9">
        <w:rPr>
          <w:rStyle w:val="CommentReference"/>
        </w:rPr>
        <w:commentReference w:id="30"/>
      </w:r>
      <w:r>
        <w:t xml:space="preserve">in reality. </w:t>
      </w:r>
      <w:commentRangeStart w:id="31"/>
      <w:r>
        <w:t xml:space="preserve">However, research conducted through experimentation processes is </w:t>
      </w:r>
      <w:r w:rsidR="001B6702">
        <w:t xml:space="preserve">much more time consuming and susceptible to errors, therefore, numerical simulation provides a suitable alternative. </w:t>
      </w:r>
      <w:commentRangeEnd w:id="31"/>
      <w:r w:rsidR="001318A9">
        <w:rPr>
          <w:rStyle w:val="CommentReference"/>
        </w:rPr>
        <w:commentReference w:id="31"/>
      </w:r>
      <w:r w:rsidR="001B6702">
        <w:t xml:space="preserve">Additionally, the computational model allows for easy changes in input parameters and initial conditions such as ambient temperature which are much more difficult to control in reality. Overall, the model provides sufficiently accurate data while also being efficient and simple to </w:t>
      </w:r>
      <w:r w:rsidR="00C52809">
        <w:t>utilise.</w:t>
      </w:r>
    </w:p>
    <w:p w14:paraId="54D0B19F" w14:textId="77777777" w:rsidR="00FA4416" w:rsidRDefault="00FA4416" w:rsidP="001047BE">
      <w:pPr>
        <w:spacing w:line="360" w:lineRule="auto"/>
      </w:pPr>
    </w:p>
    <w:p w14:paraId="51D64129" w14:textId="7125CD98" w:rsidR="003C6AFA" w:rsidRPr="003C6AFA" w:rsidRDefault="00FA4416" w:rsidP="001047BE">
      <w:pPr>
        <w:pStyle w:val="Heading2"/>
        <w:spacing w:line="360" w:lineRule="auto"/>
        <w:jc w:val="both"/>
      </w:pPr>
      <w:bookmarkStart w:id="32" w:name="_Toc24206581"/>
      <w:r>
        <w:t>Description of Methodolog</w:t>
      </w:r>
      <w:r w:rsidR="003C6AFA">
        <w:t>y</w:t>
      </w:r>
      <w:bookmarkEnd w:id="32"/>
    </w:p>
    <w:p w14:paraId="6C4CBA01" w14:textId="79CE30D3" w:rsidR="003C6AFA" w:rsidRDefault="003C6AFA" w:rsidP="00673660">
      <w:pPr>
        <w:spacing w:line="360" w:lineRule="auto"/>
        <w:jc w:val="both"/>
        <w:rPr>
          <w:i/>
          <w:iCs/>
          <w:lang w:val="en-US"/>
        </w:rPr>
      </w:pPr>
      <w:r>
        <w:rPr>
          <w:i/>
          <w:iCs/>
          <w:lang w:val="en-US"/>
        </w:rPr>
        <w:t>*Note: At the current stage of the project the numerical model is simplified into a steady state problem therefore the assumption is made that dT/dt = 0. Also, at this stage the code</w:t>
      </w:r>
      <w:r w:rsidR="007329C4">
        <w:rPr>
          <w:i/>
          <w:iCs/>
          <w:lang w:val="en-US"/>
        </w:rPr>
        <w:t xml:space="preserve"> only represents heat distribution and</w:t>
      </w:r>
      <w:r>
        <w:rPr>
          <w:i/>
          <w:iCs/>
          <w:lang w:val="en-US"/>
        </w:rPr>
        <w:t xml:space="preserve"> </w:t>
      </w:r>
      <w:r w:rsidR="007329C4">
        <w:rPr>
          <w:i/>
          <w:iCs/>
          <w:lang w:val="en-US"/>
        </w:rPr>
        <w:t xml:space="preserve">does not calculate heat transfer rate, this will be addressed in the </w:t>
      </w:r>
      <w:r w:rsidR="00C77C29">
        <w:rPr>
          <w:i/>
          <w:iCs/>
          <w:lang w:val="en-US"/>
        </w:rPr>
        <w:t>following</w:t>
      </w:r>
      <w:r w:rsidR="007329C4">
        <w:rPr>
          <w:i/>
          <w:iCs/>
          <w:lang w:val="en-US"/>
        </w:rPr>
        <w:t xml:space="preserve"> </w:t>
      </w:r>
      <w:r w:rsidR="00C77C29">
        <w:rPr>
          <w:i/>
          <w:iCs/>
          <w:lang w:val="en-US"/>
        </w:rPr>
        <w:t>section</w:t>
      </w:r>
      <w:r w:rsidR="007329C4">
        <w:rPr>
          <w:i/>
          <w:iCs/>
          <w:lang w:val="en-US"/>
        </w:rPr>
        <w:t xml:space="preserve"> of the project.</w:t>
      </w:r>
      <w:r w:rsidR="00673660">
        <w:rPr>
          <w:i/>
          <w:iCs/>
          <w:lang w:val="en-US"/>
        </w:rPr>
        <w:t xml:space="preserve"> </w:t>
      </w:r>
    </w:p>
    <w:p w14:paraId="52585D90" w14:textId="2ABA900F" w:rsidR="003C6AFA" w:rsidRPr="003C6AFA" w:rsidRDefault="003C6AFA" w:rsidP="001047BE">
      <w:pPr>
        <w:spacing w:line="360" w:lineRule="auto"/>
        <w:jc w:val="both"/>
        <w:rPr>
          <w:b/>
          <w:bCs/>
          <w:lang w:val="en-US"/>
        </w:rPr>
      </w:pPr>
      <w:r w:rsidRPr="008C353D">
        <w:rPr>
          <w:b/>
          <w:bCs/>
          <w:lang w:val="en-US"/>
        </w:rPr>
        <w:t>Regarding MATLAB cod</w:t>
      </w:r>
      <w:r>
        <w:rPr>
          <w:b/>
          <w:bCs/>
          <w:lang w:val="en-US"/>
        </w:rPr>
        <w:t>e</w:t>
      </w:r>
      <w:r w:rsidR="00673660">
        <w:rPr>
          <w:b/>
          <w:bCs/>
          <w:lang w:val="en-US"/>
        </w:rPr>
        <w:t xml:space="preserve"> (Appendix 1)</w:t>
      </w:r>
      <w:r w:rsidRPr="008C353D">
        <w:rPr>
          <w:b/>
          <w:bCs/>
          <w:lang w:val="en-US"/>
        </w:rPr>
        <w:t>:</w:t>
      </w:r>
    </w:p>
    <w:p w14:paraId="0B37EC1E" w14:textId="3F5E17D7" w:rsidR="00FA4416" w:rsidRDefault="00FA4416" w:rsidP="001047BE">
      <w:pPr>
        <w:pStyle w:val="ListParagraph"/>
        <w:numPr>
          <w:ilvl w:val="0"/>
          <w:numId w:val="4"/>
        </w:numPr>
        <w:spacing w:line="360" w:lineRule="auto"/>
        <w:jc w:val="both"/>
        <w:rPr>
          <w:lang w:val="en-US"/>
        </w:rPr>
      </w:pPr>
      <w:del w:id="33" w:author="Microsoft Office User" w:date="2019-11-10T05:36:00Z">
        <w:r w:rsidDel="001318A9">
          <w:rPr>
            <w:lang w:val="en-US"/>
          </w:rPr>
          <w:delText>Set the</w:delText>
        </w:r>
      </w:del>
      <w:ins w:id="34" w:author="Microsoft Office User" w:date="2019-11-10T05:36:00Z">
        <w:r w:rsidR="001318A9">
          <w:rPr>
            <w:lang w:val="en-US"/>
          </w:rPr>
          <w:t>The</w:t>
        </w:r>
      </w:ins>
      <w:r>
        <w:rPr>
          <w:lang w:val="en-US"/>
        </w:rPr>
        <w:t xml:space="preserve"> following set of assumptions </w:t>
      </w:r>
      <w:del w:id="35" w:author="Microsoft Office User" w:date="2019-11-10T05:36:00Z">
        <w:r w:rsidDel="001318A9">
          <w:rPr>
            <w:lang w:val="en-US"/>
          </w:rPr>
          <w:delText>to be</w:delText>
        </w:r>
      </w:del>
      <w:ins w:id="36" w:author="Microsoft Office User" w:date="2019-11-10T05:36:00Z">
        <w:r w:rsidR="001318A9">
          <w:rPr>
            <w:lang w:val="en-US"/>
          </w:rPr>
          <w:t>are</w:t>
        </w:r>
      </w:ins>
      <w:r>
        <w:rPr>
          <w:lang w:val="en-US"/>
        </w:rPr>
        <w:t xml:space="preserve"> made about the battery and the thermodynamics involved in order to simplify the </w:t>
      </w:r>
      <w:del w:id="37" w:author="Microsoft Office User" w:date="2019-11-10T05:36:00Z">
        <w:r w:rsidDel="001318A9">
          <w:rPr>
            <w:lang w:val="en-US"/>
          </w:rPr>
          <w:delText xml:space="preserve">coding </w:delText>
        </w:r>
      </w:del>
      <w:ins w:id="38" w:author="Microsoft Office User" w:date="2019-11-10T05:36:00Z">
        <w:r w:rsidR="001318A9">
          <w:rPr>
            <w:lang w:val="en-US"/>
          </w:rPr>
          <w:t>modeling</w:t>
        </w:r>
        <w:r w:rsidR="001318A9">
          <w:rPr>
            <w:lang w:val="en-US"/>
          </w:rPr>
          <w:t xml:space="preserve"> </w:t>
        </w:r>
      </w:ins>
      <w:r>
        <w:rPr>
          <w:lang w:val="en-US"/>
        </w:rPr>
        <w:t>process:</w:t>
      </w:r>
    </w:p>
    <w:p w14:paraId="7CA4BFCC" w14:textId="21FB4D09" w:rsidR="00FA4416" w:rsidRDefault="00FA4416" w:rsidP="001047BE">
      <w:pPr>
        <w:pStyle w:val="ListParagraph"/>
        <w:numPr>
          <w:ilvl w:val="1"/>
          <w:numId w:val="4"/>
        </w:numPr>
        <w:spacing w:line="360" w:lineRule="auto"/>
        <w:jc w:val="both"/>
        <w:rPr>
          <w:lang w:val="en-US"/>
        </w:rPr>
      </w:pPr>
      <w:r>
        <w:rPr>
          <w:lang w:val="en-US"/>
        </w:rPr>
        <w:lastRenderedPageBreak/>
        <w:t xml:space="preserve">Heat generation is </w:t>
      </w:r>
      <w:r w:rsidR="00012F70">
        <w:rPr>
          <w:lang w:val="en-US"/>
        </w:rPr>
        <w:t>entirely electrothermal, chemical reactions are represented through resistors.</w:t>
      </w:r>
    </w:p>
    <w:p w14:paraId="40C72750" w14:textId="3972C094" w:rsidR="00012F70" w:rsidRDefault="00F8179B" w:rsidP="001047BE">
      <w:pPr>
        <w:pStyle w:val="ListParagraph"/>
        <w:numPr>
          <w:ilvl w:val="1"/>
          <w:numId w:val="4"/>
        </w:numPr>
        <w:spacing w:line="360" w:lineRule="auto"/>
        <w:jc w:val="both"/>
        <w:rPr>
          <w:lang w:val="en-US"/>
        </w:rPr>
      </w:pPr>
      <w:r>
        <w:rPr>
          <w:lang w:val="en-US"/>
        </w:rPr>
        <w:t>Assume no degradation through one cycle</w:t>
      </w:r>
      <w:r w:rsidR="003A0A86">
        <w:rPr>
          <w:lang w:val="en-US"/>
        </w:rPr>
        <w:t xml:space="preserve"> of charging and discharging</w:t>
      </w:r>
    </w:p>
    <w:p w14:paraId="5A76CA4B" w14:textId="2BE9BD21" w:rsidR="00F8179B" w:rsidRPr="00FA4416" w:rsidRDefault="00F8179B" w:rsidP="001047BE">
      <w:pPr>
        <w:pStyle w:val="ListParagraph"/>
        <w:numPr>
          <w:ilvl w:val="1"/>
          <w:numId w:val="4"/>
        </w:numPr>
        <w:spacing w:line="360" w:lineRule="auto"/>
        <w:jc w:val="both"/>
        <w:rPr>
          <w:lang w:val="en-US"/>
        </w:rPr>
      </w:pPr>
      <w:r>
        <w:rPr>
          <w:lang w:val="en-US"/>
        </w:rPr>
        <w:t>Thermal pattern does not vary in the z-direction</w:t>
      </w:r>
      <w:r w:rsidR="003A0A86">
        <w:rPr>
          <w:lang w:val="en-US"/>
        </w:rPr>
        <w:t xml:space="preserve"> (only in x and y direction)</w:t>
      </w:r>
    </w:p>
    <w:p w14:paraId="37E7DA6A" w14:textId="77777777" w:rsidR="00FA4416" w:rsidRDefault="00FA4416" w:rsidP="001047BE">
      <w:pPr>
        <w:pStyle w:val="ListParagraph"/>
        <w:numPr>
          <w:ilvl w:val="0"/>
          <w:numId w:val="4"/>
        </w:numPr>
        <w:spacing w:line="360" w:lineRule="auto"/>
        <w:jc w:val="both"/>
        <w:rPr>
          <w:lang w:val="en-US"/>
        </w:rPr>
      </w:pPr>
      <w:r>
        <w:rPr>
          <w:lang w:val="en-US"/>
        </w:rPr>
        <w:t>Develop a code to represent the Li-Ion battery as a set of nodes representing temperature</w:t>
      </w:r>
    </w:p>
    <w:p w14:paraId="54B2E804" w14:textId="54C33875" w:rsidR="00FA4416" w:rsidRDefault="00FA4416" w:rsidP="001047BE">
      <w:pPr>
        <w:pStyle w:val="ListParagraph"/>
        <w:numPr>
          <w:ilvl w:val="0"/>
          <w:numId w:val="4"/>
        </w:numPr>
        <w:spacing w:line="360" w:lineRule="auto"/>
        <w:jc w:val="both"/>
        <w:rPr>
          <w:lang w:val="en-US"/>
        </w:rPr>
      </w:pPr>
      <w:r>
        <w:rPr>
          <w:lang w:val="en-US"/>
        </w:rPr>
        <w:t xml:space="preserve">Add in boundary conditions to the model to replicate </w:t>
      </w:r>
      <w:r w:rsidR="00F8179B">
        <w:rPr>
          <w:lang w:val="en-US"/>
        </w:rPr>
        <w:t xml:space="preserve">the battery and its </w:t>
      </w:r>
      <w:r>
        <w:rPr>
          <w:lang w:val="en-US"/>
        </w:rPr>
        <w:t>positive and negative tabs</w:t>
      </w:r>
      <w:r w:rsidR="00113B58">
        <w:rPr>
          <w:lang w:val="en-US"/>
        </w:rPr>
        <w:t>, (see Figure 1)</w:t>
      </w:r>
      <w:r w:rsidR="00F8179B">
        <w:rPr>
          <w:lang w:val="en-US"/>
        </w:rPr>
        <w:t>:</w:t>
      </w:r>
    </w:p>
    <w:p w14:paraId="3311A83B" w14:textId="7A0387F1" w:rsidR="00FA4416" w:rsidRDefault="00F8179B" w:rsidP="001047BE">
      <w:pPr>
        <w:pStyle w:val="ListParagraph"/>
        <w:numPr>
          <w:ilvl w:val="1"/>
          <w:numId w:val="4"/>
        </w:numPr>
        <w:spacing w:line="360" w:lineRule="auto"/>
        <w:jc w:val="both"/>
        <w:rPr>
          <w:lang w:val="en-US"/>
        </w:rPr>
      </w:pPr>
      <w:r>
        <w:rPr>
          <w:lang w:val="en-US"/>
        </w:rPr>
        <w:t>Constant heat transfer rate at both tabs</w:t>
      </w:r>
    </w:p>
    <w:p w14:paraId="74832CB9" w14:textId="20246B33" w:rsidR="00F8179B" w:rsidRDefault="00F8179B" w:rsidP="001047BE">
      <w:pPr>
        <w:pStyle w:val="ListParagraph"/>
        <w:numPr>
          <w:ilvl w:val="1"/>
          <w:numId w:val="4"/>
        </w:numPr>
        <w:spacing w:line="360" w:lineRule="auto"/>
        <w:jc w:val="both"/>
        <w:rPr>
          <w:lang w:val="en-US"/>
        </w:rPr>
      </w:pPr>
      <w:r>
        <w:rPr>
          <w:lang w:val="en-US"/>
        </w:rPr>
        <w:t xml:space="preserve">Heat loss </w:t>
      </w:r>
      <w:r w:rsidR="00A41387">
        <w:rPr>
          <w:lang w:val="en-US"/>
        </w:rPr>
        <w:t>from left, bottom and right sides as well as gaps on the top edge</w:t>
      </w:r>
    </w:p>
    <w:p w14:paraId="30314132" w14:textId="45C7C0B9" w:rsidR="00DE64B5" w:rsidRDefault="00DE64B5" w:rsidP="001047BE">
      <w:pPr>
        <w:pStyle w:val="ListParagraph"/>
        <w:numPr>
          <w:ilvl w:val="1"/>
          <w:numId w:val="4"/>
        </w:numPr>
        <w:spacing w:line="360" w:lineRule="auto"/>
        <w:jc w:val="both"/>
        <w:rPr>
          <w:lang w:val="en-US"/>
        </w:rPr>
      </w:pPr>
      <w:r>
        <w:rPr>
          <w:lang w:val="en-US"/>
        </w:rPr>
        <w:t xml:space="preserve">Internal domain has </w:t>
      </w:r>
      <w:r w:rsidR="003A0A86">
        <w:rPr>
          <w:lang w:val="en-US"/>
        </w:rPr>
        <w:t>an additional</w:t>
      </w:r>
      <w:r>
        <w:rPr>
          <w:lang w:val="en-US"/>
        </w:rPr>
        <w:t xml:space="preserve"> heat generated term</w:t>
      </w:r>
    </w:p>
    <w:p w14:paraId="6E7BB8F8" w14:textId="77777777" w:rsidR="00FA4416" w:rsidRDefault="00FA4416" w:rsidP="001047BE">
      <w:pPr>
        <w:pStyle w:val="ListParagraph"/>
        <w:numPr>
          <w:ilvl w:val="0"/>
          <w:numId w:val="4"/>
        </w:numPr>
        <w:spacing w:line="360" w:lineRule="auto"/>
        <w:jc w:val="both"/>
        <w:rPr>
          <w:lang w:val="en-US"/>
        </w:rPr>
      </w:pPr>
      <w:r>
        <w:rPr>
          <w:lang w:val="en-US"/>
        </w:rPr>
        <w:t>Develop a model for the thermal dissipation over time and write code to represent the time dependent behavior of the battery</w:t>
      </w:r>
    </w:p>
    <w:p w14:paraId="1B73E1EE" w14:textId="77777777" w:rsidR="00FA4416" w:rsidRDefault="00FA4416" w:rsidP="001047BE">
      <w:pPr>
        <w:pStyle w:val="ListParagraph"/>
        <w:numPr>
          <w:ilvl w:val="0"/>
          <w:numId w:val="4"/>
        </w:numPr>
        <w:spacing w:line="360" w:lineRule="auto"/>
        <w:jc w:val="both"/>
        <w:rPr>
          <w:lang w:val="en-US"/>
        </w:rPr>
      </w:pPr>
      <w:r>
        <w:rPr>
          <w:lang w:val="en-US"/>
        </w:rPr>
        <w:t xml:space="preserve">Run a </w:t>
      </w:r>
      <w:commentRangeStart w:id="39"/>
      <w:r>
        <w:rPr>
          <w:lang w:val="en-US"/>
        </w:rPr>
        <w:t xml:space="preserve">mesh convergence test </w:t>
      </w:r>
      <w:commentRangeEnd w:id="39"/>
      <w:r w:rsidR="001318A9">
        <w:rPr>
          <w:rStyle w:val="CommentReference"/>
        </w:rPr>
        <w:commentReference w:id="39"/>
      </w:r>
      <w:r>
        <w:rPr>
          <w:lang w:val="en-US"/>
        </w:rPr>
        <w:t>in order to minimize the total computing required by the software.</w:t>
      </w:r>
    </w:p>
    <w:p w14:paraId="47AF273A" w14:textId="406DF1B2" w:rsidR="00FA4416" w:rsidRDefault="00FA4416" w:rsidP="001047BE">
      <w:pPr>
        <w:pStyle w:val="ListParagraph"/>
        <w:numPr>
          <w:ilvl w:val="0"/>
          <w:numId w:val="4"/>
        </w:numPr>
        <w:spacing w:line="360" w:lineRule="auto"/>
        <w:jc w:val="both"/>
        <w:rPr>
          <w:lang w:val="en-US"/>
        </w:rPr>
      </w:pPr>
      <w:r>
        <w:rPr>
          <w:lang w:val="en-US"/>
        </w:rPr>
        <w:t>Convert</w:t>
      </w:r>
      <w:r w:rsidR="00A41387">
        <w:rPr>
          <w:lang w:val="en-US"/>
        </w:rPr>
        <w:t xml:space="preserve"> heat flux into</w:t>
      </w:r>
      <w:r>
        <w:rPr>
          <w:lang w:val="en-US"/>
        </w:rPr>
        <w:t xml:space="preserve"> </w:t>
      </w:r>
      <w:r w:rsidR="00A41387">
        <w:rPr>
          <w:lang w:val="en-US"/>
        </w:rPr>
        <w:t xml:space="preserve">cell face value </w:t>
      </w:r>
      <w:r>
        <w:rPr>
          <w:lang w:val="en-US"/>
        </w:rPr>
        <w:t xml:space="preserve">temperatures </w:t>
      </w:r>
      <w:r w:rsidR="00A41387">
        <w:rPr>
          <w:lang w:val="en-US"/>
        </w:rPr>
        <w:t>then convert into</w:t>
      </w:r>
      <w:r>
        <w:rPr>
          <w:lang w:val="en-US"/>
        </w:rPr>
        <w:t xml:space="preserve"> graphic representation (i.e. colored heat distribution plots)</w:t>
      </w:r>
    </w:p>
    <w:p w14:paraId="73F5CD9B" w14:textId="1BCEF30C" w:rsidR="00113B58" w:rsidRPr="001047BE" w:rsidRDefault="00FA4416" w:rsidP="001047BE">
      <w:pPr>
        <w:pStyle w:val="ListParagraph"/>
        <w:numPr>
          <w:ilvl w:val="0"/>
          <w:numId w:val="4"/>
        </w:numPr>
        <w:spacing w:line="360" w:lineRule="auto"/>
        <w:jc w:val="both"/>
        <w:rPr>
          <w:lang w:val="en-US"/>
        </w:rPr>
      </w:pPr>
      <w:r>
        <w:rPr>
          <w:lang w:val="en-US"/>
        </w:rPr>
        <w:t>Use ANSYS/Fluent to model the same geometry and consider the difference in results</w:t>
      </w:r>
    </w:p>
    <w:p w14:paraId="72E301D8" w14:textId="40392F31" w:rsidR="00FA4416" w:rsidRDefault="001047BE" w:rsidP="001047BE">
      <w:pPr>
        <w:pStyle w:val="Caption"/>
        <w:spacing w:line="360" w:lineRule="auto"/>
        <w:jc w:val="center"/>
        <w:rPr>
          <w:lang w:val="en-US"/>
        </w:rPr>
      </w:pPr>
      <w:r>
        <w:rPr>
          <w:noProof/>
          <w:lang w:val="en-US"/>
        </w:rPr>
        <w:drawing>
          <wp:anchor distT="0" distB="0" distL="114300" distR="114300" simplePos="0" relativeHeight="251664384" behindDoc="0" locked="0" layoutInCell="1" allowOverlap="1" wp14:anchorId="2303BED4" wp14:editId="44FCF408">
            <wp:simplePos x="0" y="0"/>
            <wp:positionH relativeFrom="column">
              <wp:posOffset>1008380</wp:posOffset>
            </wp:positionH>
            <wp:positionV relativeFrom="paragraph">
              <wp:posOffset>129190</wp:posOffset>
            </wp:positionV>
            <wp:extent cx="3624580" cy="2822575"/>
            <wp:effectExtent l="0" t="0" r="0" b="0"/>
            <wp:wrapTopAndBottom/>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9-11-06 at 10.14.50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24580" cy="2822575"/>
                    </a:xfrm>
                    <a:prstGeom prst="rect">
                      <a:avLst/>
                    </a:prstGeom>
                  </pic:spPr>
                </pic:pic>
              </a:graphicData>
            </a:graphic>
            <wp14:sizeRelH relativeFrom="page">
              <wp14:pctWidth>0</wp14:pctWidth>
            </wp14:sizeRelH>
            <wp14:sizeRelV relativeFrom="page">
              <wp14:pctHeight>0</wp14:pctHeight>
            </wp14:sizeRelV>
          </wp:anchor>
        </w:drawing>
      </w:r>
      <w:r w:rsidR="00113B58">
        <w:t xml:space="preserve">Figure </w:t>
      </w:r>
      <w:r w:rsidR="00113B58">
        <w:fldChar w:fldCharType="begin"/>
      </w:r>
      <w:r w:rsidR="00113B58">
        <w:instrText xml:space="preserve"> SEQ Figure \* ARABIC </w:instrText>
      </w:r>
      <w:r w:rsidR="00113B58">
        <w:fldChar w:fldCharType="separate"/>
      </w:r>
      <w:r w:rsidR="00D653EE">
        <w:rPr>
          <w:noProof/>
        </w:rPr>
        <w:t>1</w:t>
      </w:r>
      <w:r w:rsidR="00113B58">
        <w:fldChar w:fldCharType="end"/>
      </w:r>
      <w:r w:rsidR="00113B58">
        <w:rPr>
          <w:lang w:val="en-US"/>
        </w:rPr>
        <w:t xml:space="preserve"> Illustration of Li-ion battery boundary</w:t>
      </w:r>
      <w:r>
        <w:rPr>
          <w:lang w:val="en-US"/>
        </w:rPr>
        <w:t xml:space="preserve"> </w:t>
      </w:r>
      <w:r w:rsidR="00113B58">
        <w:rPr>
          <w:lang w:val="en-US"/>
        </w:rPr>
        <w:t>conditions in 2 dimensions</w:t>
      </w:r>
    </w:p>
    <w:p w14:paraId="42A83A8F" w14:textId="40029CC9" w:rsidR="00FA4416" w:rsidRDefault="00FA4416" w:rsidP="001047BE">
      <w:pPr>
        <w:spacing w:line="360" w:lineRule="auto"/>
        <w:jc w:val="both"/>
        <w:rPr>
          <w:b/>
          <w:bCs/>
          <w:lang w:val="en-US"/>
        </w:rPr>
      </w:pPr>
      <w:r w:rsidRPr="008C353D">
        <w:rPr>
          <w:b/>
          <w:bCs/>
          <w:lang w:val="en-US"/>
        </w:rPr>
        <w:t xml:space="preserve">Regarding </w:t>
      </w:r>
      <w:r>
        <w:rPr>
          <w:b/>
          <w:bCs/>
          <w:lang w:val="en-US"/>
        </w:rPr>
        <w:t xml:space="preserve">the </w:t>
      </w:r>
      <w:r w:rsidRPr="008C353D">
        <w:rPr>
          <w:b/>
          <w:bCs/>
          <w:lang w:val="en-US"/>
        </w:rPr>
        <w:t>Battery Thermal Management System</w:t>
      </w:r>
      <w:r>
        <w:rPr>
          <w:b/>
          <w:bCs/>
          <w:lang w:val="en-US"/>
        </w:rPr>
        <w:t>:</w:t>
      </w:r>
    </w:p>
    <w:p w14:paraId="4ADB4C13" w14:textId="29689176" w:rsidR="00FA4416" w:rsidRPr="00526385" w:rsidRDefault="00FA4416" w:rsidP="001047BE">
      <w:pPr>
        <w:pStyle w:val="ListParagraph"/>
        <w:numPr>
          <w:ilvl w:val="0"/>
          <w:numId w:val="9"/>
        </w:numPr>
        <w:spacing w:line="360" w:lineRule="auto"/>
        <w:jc w:val="both"/>
        <w:rPr>
          <w:b/>
          <w:bCs/>
          <w:lang w:val="en-US"/>
        </w:rPr>
      </w:pPr>
      <w:r>
        <w:rPr>
          <w:lang w:val="en-US"/>
        </w:rPr>
        <w:lastRenderedPageBreak/>
        <w:t xml:space="preserve">Change the voltage and current and examine the effect of changing these parameters with regards to heat </w:t>
      </w:r>
      <w:r w:rsidR="00DE64B5">
        <w:rPr>
          <w:lang w:val="en-US"/>
        </w:rPr>
        <w:t>distribution</w:t>
      </w:r>
    </w:p>
    <w:p w14:paraId="5A0263B8" w14:textId="77777777" w:rsidR="00FA4416" w:rsidRPr="008C353D" w:rsidRDefault="00FA4416" w:rsidP="001047BE">
      <w:pPr>
        <w:pStyle w:val="ListParagraph"/>
        <w:numPr>
          <w:ilvl w:val="0"/>
          <w:numId w:val="5"/>
        </w:numPr>
        <w:spacing w:line="360" w:lineRule="auto"/>
        <w:jc w:val="both"/>
        <w:rPr>
          <w:b/>
          <w:bCs/>
          <w:lang w:val="en-US"/>
        </w:rPr>
      </w:pPr>
      <w:r>
        <w:rPr>
          <w:lang w:val="en-US"/>
        </w:rPr>
        <w:t>Consider active cooling setups which utilize a range of cooling fluids (air, refrigerant, water)</w:t>
      </w:r>
    </w:p>
    <w:p w14:paraId="28B87C7C" w14:textId="77777777" w:rsidR="00FA4416" w:rsidRPr="008C353D" w:rsidRDefault="00FA4416" w:rsidP="001047BE">
      <w:pPr>
        <w:pStyle w:val="ListParagraph"/>
        <w:numPr>
          <w:ilvl w:val="0"/>
          <w:numId w:val="5"/>
        </w:numPr>
        <w:spacing w:line="360" w:lineRule="auto"/>
        <w:jc w:val="both"/>
        <w:rPr>
          <w:b/>
          <w:bCs/>
          <w:lang w:val="en-US"/>
        </w:rPr>
      </w:pPr>
      <w:r>
        <w:rPr>
          <w:lang w:val="en-US"/>
        </w:rPr>
        <w:t>Consider passive cooling using heat pipes and phase changing materials and examine how each affects the thermal distribution in the battery.</w:t>
      </w:r>
    </w:p>
    <w:p w14:paraId="488C7770" w14:textId="0B13E864" w:rsidR="00FA4416" w:rsidRPr="00526385" w:rsidRDefault="00FA4416" w:rsidP="001047BE">
      <w:pPr>
        <w:pStyle w:val="ListParagraph"/>
        <w:numPr>
          <w:ilvl w:val="0"/>
          <w:numId w:val="5"/>
        </w:numPr>
        <w:spacing w:line="360" w:lineRule="auto"/>
        <w:jc w:val="both"/>
        <w:rPr>
          <w:b/>
          <w:bCs/>
          <w:lang w:val="en-US"/>
        </w:rPr>
      </w:pPr>
      <w:r>
        <w:rPr>
          <w:lang w:val="en-US"/>
        </w:rPr>
        <w:t xml:space="preserve">Consider different </w:t>
      </w:r>
      <w:del w:id="40" w:author="Microsoft Office User" w:date="2019-11-10T05:40:00Z">
        <w:r w:rsidDel="001318A9">
          <w:rPr>
            <w:lang w:val="en-US"/>
          </w:rPr>
          <w:delText xml:space="preserve">setups of </w:delText>
        </w:r>
      </w:del>
      <w:r>
        <w:rPr>
          <w:lang w:val="en-US"/>
        </w:rPr>
        <w:t>cooling setups including combinations of two cooling kits</w:t>
      </w:r>
    </w:p>
    <w:p w14:paraId="1AD53E85" w14:textId="150147DC" w:rsidR="009A69BF" w:rsidRPr="00607696" w:rsidRDefault="00FA4416" w:rsidP="001047BE">
      <w:pPr>
        <w:pStyle w:val="ListParagraph"/>
        <w:numPr>
          <w:ilvl w:val="0"/>
          <w:numId w:val="5"/>
        </w:numPr>
        <w:spacing w:line="360" w:lineRule="auto"/>
        <w:jc w:val="both"/>
        <w:rPr>
          <w:b/>
          <w:bCs/>
          <w:lang w:val="en-US"/>
        </w:rPr>
      </w:pPr>
      <w:r>
        <w:rPr>
          <w:lang w:val="en-US"/>
        </w:rPr>
        <w:t>Find an optimal operating setup which reduces the temperature gradient while also allowing for a high-power output</w:t>
      </w:r>
    </w:p>
    <w:p w14:paraId="6D2E85AE" w14:textId="77777777" w:rsidR="00607696" w:rsidRPr="00607696" w:rsidRDefault="00607696" w:rsidP="00607696">
      <w:pPr>
        <w:spacing w:line="360" w:lineRule="auto"/>
        <w:jc w:val="both"/>
        <w:rPr>
          <w:b/>
          <w:bCs/>
          <w:lang w:val="en-US"/>
        </w:rPr>
      </w:pPr>
    </w:p>
    <w:p w14:paraId="29AD5A87" w14:textId="77777777" w:rsidR="00607696" w:rsidRDefault="00607696" w:rsidP="00607696">
      <w:pPr>
        <w:pStyle w:val="Heading2"/>
        <w:spacing w:line="360" w:lineRule="auto"/>
      </w:pPr>
      <w:bookmarkStart w:id="41" w:name="_Toc24206582"/>
      <w:commentRangeStart w:id="42"/>
      <w:r>
        <w:t xml:space="preserve">Experimental </w:t>
      </w:r>
      <w:commentRangeEnd w:id="42"/>
      <w:r w:rsidR="001318A9">
        <w:rPr>
          <w:rStyle w:val="CommentReference"/>
          <w:rFonts w:asciiTheme="minorHAnsi" w:eastAsiaTheme="minorHAnsi" w:hAnsiTheme="minorHAnsi" w:cstheme="minorBidi"/>
          <w:color w:val="auto"/>
        </w:rPr>
        <w:commentReference w:id="42"/>
      </w:r>
      <w:r>
        <w:t>Theory</w:t>
      </w:r>
      <w:bookmarkEnd w:id="41"/>
    </w:p>
    <w:p w14:paraId="0707FBCC" w14:textId="22701633" w:rsidR="00371140" w:rsidRDefault="00607696" w:rsidP="00371140">
      <w:pPr>
        <w:spacing w:line="360" w:lineRule="auto"/>
      </w:pPr>
      <w:r>
        <w:t xml:space="preserve">In order to create the </w:t>
      </w:r>
      <w:r w:rsidR="00371140">
        <w:t>2D</w:t>
      </w:r>
      <w:r>
        <w:t xml:space="preserve"> </w:t>
      </w:r>
      <w:r w:rsidR="00371140">
        <w:t>simulation</w:t>
      </w:r>
      <w:r>
        <w:t xml:space="preserve"> for this project, </w:t>
      </w:r>
      <w:r w:rsidR="00371140">
        <w:t>certain fundamental equations of heat transfer must be used among with numerical modelling analysis.</w:t>
      </w:r>
    </w:p>
    <w:p w14:paraId="41107207" w14:textId="12DDE535" w:rsidR="00371140" w:rsidRDefault="00A97F77" w:rsidP="00371140">
      <w:pPr>
        <w:pStyle w:val="Heading3"/>
        <w:spacing w:line="360" w:lineRule="auto"/>
      </w:pPr>
      <w:bookmarkStart w:id="43" w:name="_Toc24206583"/>
      <w:r>
        <w:t>Modelling and Simulation</w:t>
      </w:r>
      <w:r w:rsidR="00371140">
        <w:t xml:space="preserve"> </w:t>
      </w:r>
      <w:r>
        <w:t>T</w:t>
      </w:r>
      <w:r w:rsidR="00371140">
        <w:t>heory</w:t>
      </w:r>
      <w:bookmarkEnd w:id="43"/>
    </w:p>
    <w:p w14:paraId="34ED129B" w14:textId="116A2E70" w:rsidR="00A61858" w:rsidRDefault="00A97F77" w:rsidP="00A61858">
      <w:pPr>
        <w:spacing w:line="360" w:lineRule="auto"/>
        <w:jc w:val="both"/>
      </w:pPr>
      <w:r>
        <w:t xml:space="preserve">In order to solve for the temperature at any point in the battery, the area must be split up into discrete cells and nodes. Depending on what nodal resolution is defined, the number of cells will increase or decrease. </w:t>
      </w:r>
      <w:r w:rsidR="00A61858">
        <w:t xml:space="preserve">For this model </w:t>
      </w:r>
      <m:oMath>
        <m:r>
          <w:rPr>
            <w:rFonts w:ascii="Cambria Math" w:hAnsi="Cambria Math"/>
          </w:rPr>
          <m:t>i</m:t>
        </m:r>
      </m:oMath>
      <w:r w:rsidR="00A61858">
        <w:rPr>
          <w:rFonts w:eastAsiaTheme="minorEastAsia"/>
        </w:rPr>
        <w:t xml:space="preserve"> nodes are set in the x-domain and</w:t>
      </w:r>
      <m:oMath>
        <m:r>
          <w:rPr>
            <w:rFonts w:ascii="Cambria Math" w:hAnsi="Cambria Math"/>
          </w:rPr>
          <m:t xml:space="preserve"> j</m:t>
        </m:r>
      </m:oMath>
      <w:r w:rsidR="00A61858">
        <w:rPr>
          <w:rFonts w:eastAsiaTheme="minorEastAsia"/>
        </w:rPr>
        <w:t xml:space="preserve"> nodes are set in the y-domai</w:t>
      </w:r>
      <w:r w:rsidR="00AD7504">
        <w:rPr>
          <w:rFonts w:eastAsiaTheme="minorEastAsia"/>
        </w:rPr>
        <w:t>n</w:t>
      </w:r>
      <w:r w:rsidR="00A61858">
        <w:rPr>
          <w:rFonts w:eastAsiaTheme="minorEastAsia"/>
        </w:rPr>
        <w:t xml:space="preserve">. </w:t>
      </w:r>
      <w:r w:rsidR="008C1FCB">
        <w:t xml:space="preserve">Once the number of cells is properly defined a </w:t>
      </w:r>
      <w:r w:rsidR="00A61858">
        <w:t>cell spatial</w:t>
      </w:r>
      <w:r w:rsidR="008C1FCB">
        <w:t xml:space="preserve"> discretization method must be used in order to solve for the values of each cell.</w:t>
      </w:r>
      <w:r w:rsidR="00A61858">
        <w:t xml:space="preserve"> Because the heat transfer equations include a Laplacian function, with second derivates </w:t>
      </w:r>
      <w:r w:rsidR="00AD7504">
        <w:t xml:space="preserve">of temperature </w:t>
      </w:r>
      <m:oMath>
        <m:r>
          <w:rPr>
            <w:rFonts w:ascii="Cambria Math" w:hAnsi="Cambria Math"/>
          </w:rPr>
          <m:t>φ</m:t>
        </m:r>
      </m:oMath>
      <w:r w:rsidR="00AD7504">
        <w:t xml:space="preserve"> </w:t>
      </w:r>
      <w:r w:rsidR="00A61858">
        <w:t xml:space="preserve">in both x and y directions, a finite difference equation can be used to approximate the second order derivatives. This </w:t>
      </w:r>
      <w:r w:rsidR="00AD7504">
        <w:t>can be derived</w:t>
      </w:r>
      <w:r w:rsidR="00A61858">
        <w:t xml:space="preserve"> from an expansion of the Taylor Series and produces equations (1) and (2)</w:t>
      </w:r>
      <w:r w:rsidR="00AD7504">
        <w:t>, when us</w:t>
      </w:r>
      <w:r w:rsidR="00134E73">
        <w:t>ing a 3-point stencil</w:t>
      </w:r>
      <w:r w:rsidR="00A06605">
        <w:t xml:space="preserve"> </w:t>
      </w:r>
      <w:r w:rsidR="00A06605">
        <w:fldChar w:fldCharType="begin"/>
      </w:r>
      <w:r w:rsidR="00A06605">
        <w:instrText xml:space="preserve"> ADDIN EN.CITE &lt;EndNote&gt;&lt;Cite&gt;&lt;Author&gt;Jabbari&lt;/Author&gt;&lt;Year&gt;2019&lt;/Year&gt;&lt;RecNum&gt;19&lt;/RecNum&gt;&lt;DisplayText&gt;(Jabbari, 2019)&lt;/DisplayText&gt;&lt;record&gt;&lt;rec-number&gt;19&lt;/rec-number&gt;&lt;foreign-keys&gt;&lt;key app="EN" db-id="5tpze92pu5wfaze2dpbpwa0ivxzstt2dvx09" timestamp="1573301037"&gt;19&lt;/key&gt;&lt;/foreign-keys&gt;&lt;ref-type name="Unpublished Work"&gt;34&lt;/ref-type&gt;&lt;contributors&gt;&lt;authors&gt;&lt;author&gt;Masoud Jabbari&lt;/author&gt;&lt;/authors&gt;&lt;/contributors&gt;&lt;titles&gt;&lt;title&gt;CAE/CFD LECTURE 6 – MATLAB LIVE&lt;/title&gt;&lt;tertiary-title&gt;Mechanical Aerospace Civil Engineering&lt;/tertiary-title&gt;&lt;/titles&gt;&lt;pages&gt;5&lt;/pages&gt;&lt;dates&gt;&lt;year&gt;2019&lt;/year&gt;&lt;pub-dates&gt;&lt;date&gt;April 02, 2019&lt;/date&gt;&lt;/pub-dates&gt;&lt;/dates&gt;&lt;publisher&gt;University of Manchester&lt;/publisher&gt;&lt;work-type&gt;Lecture Handout&lt;/work-type&gt;&lt;urls&gt;&lt;/urls&gt;&lt;access-date&gt;November 09, 2019 &lt;/access-date&gt;&lt;/record&gt;&lt;/Cite&gt;&lt;/EndNote&gt;</w:instrText>
      </w:r>
      <w:r w:rsidR="00A06605">
        <w:fldChar w:fldCharType="separate"/>
      </w:r>
      <w:r w:rsidR="00A06605">
        <w:rPr>
          <w:noProof/>
        </w:rPr>
        <w:t>(Jabbari, 2019)</w:t>
      </w:r>
      <w:r w:rsidR="00A06605">
        <w:fldChar w:fldCharType="end"/>
      </w:r>
      <w:r w:rsidR="00A06605">
        <w:t>.</w:t>
      </w:r>
    </w:p>
    <w:p w14:paraId="5C75AAE7" w14:textId="613BD574" w:rsidR="00215BC3" w:rsidRDefault="001F0BED" w:rsidP="00215BC3">
      <w:pPr>
        <w:spacing w:line="360" w:lineRule="auto"/>
        <w:jc w:val="center"/>
        <w:rPr>
          <w:rFonts w:eastAsiaTheme="minorEastAsia"/>
        </w:rPr>
      </w:pP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φ</m:t>
                </m:r>
              </m:e>
              <m:sub>
                <m:r>
                  <w:rPr>
                    <w:rFonts w:ascii="Cambria Math" w:hAnsi="Cambria Math"/>
                  </w:rPr>
                  <m:t>i,j</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den>
        </m:f>
        <m:r>
          <w:rPr>
            <w:rFonts w:ascii="Cambria Math" w:eastAsiaTheme="minorEastAsia" w:hAnsi="Cambria Math"/>
          </w:rPr>
          <m:t>(</m:t>
        </m:r>
        <m:sSub>
          <m:sSubPr>
            <m:ctrlPr>
              <w:rPr>
                <w:rFonts w:ascii="Cambria Math" w:hAnsi="Cambria Math"/>
                <w:i/>
              </w:rPr>
            </m:ctrlPr>
          </m:sSubPr>
          <m:e>
            <m:r>
              <w:rPr>
                <w:rFonts w:ascii="Cambria Math" w:hAnsi="Cambria Math"/>
              </w:rPr>
              <m:t>φ</m:t>
            </m:r>
          </m:e>
          <m:sub>
            <m:r>
              <w:rPr>
                <w:rFonts w:ascii="Cambria Math" w:hAnsi="Cambria Math"/>
              </w:rPr>
              <m:t>i+1,j</m:t>
            </m:r>
          </m:sub>
        </m:sSub>
        <m:r>
          <w:rPr>
            <w:rFonts w:ascii="Cambria Math" w:hAnsi="Cambria Math"/>
          </w:rPr>
          <m:t>-2</m:t>
        </m:r>
        <m:sSub>
          <m:sSubPr>
            <m:ctrlPr>
              <w:rPr>
                <w:rFonts w:ascii="Cambria Math" w:hAnsi="Cambria Math"/>
                <w:i/>
              </w:rPr>
            </m:ctrlPr>
          </m:sSubPr>
          <m:e>
            <m:r>
              <w:rPr>
                <w:rFonts w:ascii="Cambria Math" w:hAnsi="Cambria Math"/>
              </w:rPr>
              <m:t>φ</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i-1,j</m:t>
            </m:r>
          </m:sub>
        </m:sSub>
        <m:r>
          <w:rPr>
            <w:rFonts w:ascii="Cambria Math" w:hAnsi="Cambria Math"/>
          </w:rPr>
          <m:t>)</m:t>
        </m:r>
      </m:oMath>
      <w:r w:rsidR="00215BC3">
        <w:rPr>
          <w:rFonts w:eastAsiaTheme="minorEastAsia"/>
        </w:rPr>
        <w:tab/>
      </w:r>
      <w:r w:rsidR="00215BC3">
        <w:rPr>
          <w:rFonts w:eastAsiaTheme="minorEastAsia"/>
        </w:rPr>
        <w:tab/>
      </w:r>
      <w:r w:rsidR="00215BC3">
        <w:rPr>
          <w:rFonts w:eastAsiaTheme="minorEastAsia"/>
        </w:rPr>
        <w:tab/>
        <w:t>(Eqn.1)</w:t>
      </w:r>
    </w:p>
    <w:p w14:paraId="25340C46" w14:textId="6BF2EB5A" w:rsidR="00AD7504" w:rsidRDefault="001F0BED" w:rsidP="00215BC3">
      <w:pPr>
        <w:spacing w:line="360" w:lineRule="auto"/>
        <w:jc w:val="center"/>
        <w:rPr>
          <w:rFonts w:eastAsiaTheme="minorEastAsia"/>
        </w:rPr>
      </w:pP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φ</m:t>
                </m:r>
              </m:e>
              <m:sub>
                <m:r>
                  <w:rPr>
                    <w:rFonts w:ascii="Cambria Math" w:hAnsi="Cambria Math"/>
                  </w:rPr>
                  <m:t>i,j</m:t>
                </m:r>
              </m:sub>
            </m:sSub>
          </m:num>
          <m:den>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den>
        </m:f>
        <m:r>
          <w:rPr>
            <w:rFonts w:ascii="Cambria Math" w:eastAsiaTheme="minorEastAsia" w:hAnsi="Cambria Math"/>
          </w:rPr>
          <m:t>(</m:t>
        </m:r>
        <m:sSub>
          <m:sSubPr>
            <m:ctrlPr>
              <w:rPr>
                <w:rFonts w:ascii="Cambria Math" w:hAnsi="Cambria Math"/>
                <w:i/>
              </w:rPr>
            </m:ctrlPr>
          </m:sSubPr>
          <m:e>
            <m:r>
              <w:rPr>
                <w:rFonts w:ascii="Cambria Math" w:hAnsi="Cambria Math"/>
              </w:rPr>
              <m:t>φ</m:t>
            </m:r>
          </m:e>
          <m:sub>
            <m:r>
              <w:rPr>
                <w:rFonts w:ascii="Cambria Math" w:hAnsi="Cambria Math"/>
              </w:rPr>
              <m:t>i,j+1</m:t>
            </m:r>
          </m:sub>
        </m:sSub>
        <m:r>
          <w:rPr>
            <w:rFonts w:ascii="Cambria Math" w:hAnsi="Cambria Math"/>
          </w:rPr>
          <m:t>-2</m:t>
        </m:r>
        <m:sSub>
          <m:sSubPr>
            <m:ctrlPr>
              <w:rPr>
                <w:rFonts w:ascii="Cambria Math" w:hAnsi="Cambria Math"/>
                <w:i/>
              </w:rPr>
            </m:ctrlPr>
          </m:sSubPr>
          <m:e>
            <m:r>
              <w:rPr>
                <w:rFonts w:ascii="Cambria Math" w:hAnsi="Cambria Math"/>
              </w:rPr>
              <m:t>φ</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i,j-1</m:t>
            </m:r>
          </m:sub>
        </m:sSub>
        <m:r>
          <w:rPr>
            <w:rFonts w:ascii="Cambria Math" w:hAnsi="Cambria Math"/>
          </w:rPr>
          <m:t>)</m:t>
        </m:r>
      </m:oMath>
      <w:r w:rsidR="00215BC3">
        <w:rPr>
          <w:rFonts w:eastAsiaTheme="minorEastAsia"/>
        </w:rPr>
        <w:tab/>
      </w:r>
      <w:r w:rsidR="00215BC3">
        <w:rPr>
          <w:rFonts w:eastAsiaTheme="minorEastAsia"/>
        </w:rPr>
        <w:tab/>
      </w:r>
      <w:r w:rsidR="00215BC3">
        <w:rPr>
          <w:rFonts w:eastAsiaTheme="minorEastAsia"/>
        </w:rPr>
        <w:tab/>
        <w:t>(Eqn.2)</w:t>
      </w:r>
    </w:p>
    <w:p w14:paraId="2C636EB2" w14:textId="50911257" w:rsidR="00215BC3" w:rsidRPr="00AD7504" w:rsidRDefault="001F0BED" w:rsidP="00215BC3">
      <w:pPr>
        <w:spacing w:line="360" w:lineRule="auto"/>
        <w:jc w:val="center"/>
        <w:rPr>
          <w:rFonts w:eastAsiaTheme="minorEastAsia"/>
        </w:rPr>
      </w:pPr>
      <m:oMath>
        <m:sSup>
          <m:sSupPr>
            <m:ctrlPr>
              <w:rPr>
                <w:rFonts w:ascii="Cambria Math" w:hAnsi="Cambria Math"/>
                <w:i/>
              </w:rPr>
            </m:ctrlPr>
          </m:sSupPr>
          <m:e>
            <m:r>
              <m:rPr>
                <m:sty m:val="p"/>
              </m:rPr>
              <w:rPr>
                <w:rFonts w:ascii="Cambria Math" w:hAnsi="Cambria Math"/>
              </w:rPr>
              <m:t>∇</m:t>
            </m:r>
            <m:ctrlPr>
              <w:rPr>
                <w:rFonts w:ascii="Cambria Math" w:hAnsi="Cambria Math"/>
              </w:rPr>
            </m:ctrlPr>
          </m:e>
          <m:sup>
            <m:r>
              <w:rPr>
                <w:rFonts w:ascii="Cambria Math" w:hAnsi="Cambria Math"/>
              </w:rPr>
              <m:t>2</m:t>
            </m:r>
          </m:sup>
        </m:sSup>
        <m:sSub>
          <m:sSubPr>
            <m:ctrlPr>
              <w:rPr>
                <w:rFonts w:ascii="Cambria Math" w:hAnsi="Cambria Math"/>
                <w:i/>
              </w:rPr>
            </m:ctrlPr>
          </m:sSubPr>
          <m:e>
            <m:r>
              <w:rPr>
                <w:rFonts w:ascii="Cambria Math" w:hAnsi="Cambria Math"/>
              </w:rPr>
              <m:t>φ</m:t>
            </m:r>
          </m:e>
          <m:sub>
            <m:r>
              <w:rPr>
                <w:rFonts w:ascii="Cambria Math" w:hAnsi="Cambria Math"/>
              </w:rPr>
              <m:t>i,j</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φ</m:t>
                </m:r>
              </m:e>
              <m:sub>
                <m:r>
                  <w:rPr>
                    <w:rFonts w:ascii="Cambria Math" w:hAnsi="Cambria Math"/>
                  </w:rPr>
                  <m:t>i,j</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φ</m:t>
                </m:r>
              </m:e>
              <m:sub>
                <m:r>
                  <w:rPr>
                    <w:rFonts w:ascii="Cambria Math" w:hAnsi="Cambria Math"/>
                  </w:rPr>
                  <m:t>i,j</m:t>
                </m:r>
              </m:sub>
            </m:sSub>
          </m:num>
          <m:den>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den>
        </m:f>
        <m:r>
          <w:rPr>
            <w:rFonts w:ascii="Cambria Math" w:eastAsiaTheme="minorEastAsia" w:hAnsi="Cambria Math"/>
          </w:rPr>
          <m:t>(</m:t>
        </m:r>
        <m:sSub>
          <m:sSubPr>
            <m:ctrlPr>
              <w:rPr>
                <w:rFonts w:ascii="Cambria Math" w:hAnsi="Cambria Math"/>
                <w:i/>
              </w:rPr>
            </m:ctrlPr>
          </m:sSubPr>
          <m:e>
            <m:r>
              <w:rPr>
                <w:rFonts w:ascii="Cambria Math" w:hAnsi="Cambria Math"/>
              </w:rPr>
              <m:t>φ</m:t>
            </m:r>
          </m:e>
          <m:sub>
            <m:r>
              <w:rPr>
                <w:rFonts w:ascii="Cambria Math" w:hAnsi="Cambria Math"/>
              </w:rPr>
              <m:t>i+1,j</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 xml:space="preserve">i-1,j </m:t>
            </m:r>
          </m:sub>
        </m:sSub>
        <m:sSub>
          <m:sSubPr>
            <m:ctrlPr>
              <w:rPr>
                <w:rFonts w:ascii="Cambria Math" w:hAnsi="Cambria Math"/>
                <w:i/>
              </w:rPr>
            </m:ctrlPr>
          </m:sSubPr>
          <m:e>
            <m:r>
              <w:rPr>
                <w:rFonts w:ascii="Cambria Math" w:hAnsi="Cambria Math"/>
              </w:rPr>
              <m:t>+ φ</m:t>
            </m:r>
          </m:e>
          <m:sub>
            <m:r>
              <w:rPr>
                <w:rFonts w:ascii="Cambria Math" w:hAnsi="Cambria Math"/>
              </w:rPr>
              <m:t>i,j+1</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i,j-1</m:t>
            </m:r>
          </m:sub>
        </m:sSub>
        <m:r>
          <w:rPr>
            <w:rFonts w:ascii="Cambria Math" w:hAnsi="Cambria Math"/>
          </w:rPr>
          <m:t>-4</m:t>
        </m:r>
        <m:sSub>
          <m:sSubPr>
            <m:ctrlPr>
              <w:rPr>
                <w:rFonts w:ascii="Cambria Math" w:hAnsi="Cambria Math"/>
                <w:i/>
              </w:rPr>
            </m:ctrlPr>
          </m:sSubPr>
          <m:e>
            <m:r>
              <w:rPr>
                <w:rFonts w:ascii="Cambria Math" w:hAnsi="Cambria Math"/>
              </w:rPr>
              <m:t>φ</m:t>
            </m:r>
          </m:e>
          <m:sub>
            <m:r>
              <w:rPr>
                <w:rFonts w:ascii="Cambria Math" w:hAnsi="Cambria Math"/>
              </w:rPr>
              <m:t>i,j</m:t>
            </m:r>
          </m:sub>
        </m:sSub>
        <m:r>
          <w:rPr>
            <w:rFonts w:ascii="Cambria Math" w:hAnsi="Cambria Math"/>
          </w:rPr>
          <m:t>)</m:t>
        </m:r>
      </m:oMath>
      <w:r w:rsidR="00215BC3">
        <w:rPr>
          <w:rFonts w:eastAsiaTheme="minorEastAsia"/>
        </w:rPr>
        <w:t xml:space="preserve"> </w:t>
      </w:r>
      <w:r w:rsidR="00215BC3">
        <w:rPr>
          <w:rFonts w:eastAsiaTheme="minorEastAsia"/>
        </w:rPr>
        <w:tab/>
        <w:t>(Eqn.3)</w:t>
      </w:r>
    </w:p>
    <w:p w14:paraId="1506081D" w14:textId="1B91816D" w:rsidR="007E19D7" w:rsidRDefault="00A61858" w:rsidP="007E19D7">
      <w:pPr>
        <w:spacing w:line="360" w:lineRule="auto"/>
        <w:jc w:val="both"/>
      </w:pPr>
      <w:r>
        <w:t xml:space="preserve">Because of the 2-dimensional nature of the problem </w:t>
      </w:r>
      <w:r w:rsidR="00215BC3">
        <w:t xml:space="preserve">a </w:t>
      </w:r>
      <w:r w:rsidR="00215BC3" w:rsidRPr="00215BC3">
        <w:t xml:space="preserve">5-point stencil including centre point, and two neighbouring points </w:t>
      </w:r>
      <w:r w:rsidR="00215BC3">
        <w:t>in</w:t>
      </w:r>
      <w:r w:rsidR="00215BC3" w:rsidRPr="00215BC3">
        <w:t xml:space="preserve"> both x and y direction</w:t>
      </w:r>
      <w:r w:rsidR="00215BC3">
        <w:t xml:space="preserve">s is used </w:t>
      </w:r>
      <w:r w:rsidR="00215BC3">
        <w:fldChar w:fldCharType="begin"/>
      </w:r>
      <w:r w:rsidR="00215BC3">
        <w:instrText xml:space="preserve"> ADDIN EN.CITE &lt;EndNote&gt;&lt;Cite&gt;&lt;Author&gt;Jabbari&lt;/Author&gt;&lt;Year&gt;2019&lt;/Year&gt;&lt;RecNum&gt;19&lt;/RecNum&gt;&lt;DisplayText&gt;(Jabbari, 2019)&lt;/DisplayText&gt;&lt;record&gt;&lt;rec-number&gt;19&lt;/rec-number&gt;&lt;foreign-keys&gt;&lt;key app="EN" db-id="5tpze92pu5wfaze2dpbpwa0ivxzstt2dvx09" timestamp="1573301037"&gt;19&lt;/key&gt;&lt;/foreign-keys&gt;&lt;ref-type name="Unpublished Work"&gt;34&lt;/ref-type&gt;&lt;contributors&gt;&lt;authors&gt;&lt;author&gt;Masoud Jabbari&lt;/author&gt;&lt;/authors&gt;&lt;/contributors&gt;&lt;titles&gt;&lt;title&gt;CAE/CFD LECTURE 6 – MATLAB LIVE&lt;/title&gt;&lt;tertiary-title&gt;Mechanical Aerospace Civil Engineering&lt;/tertiary-title&gt;&lt;/titles&gt;&lt;pages&gt;5&lt;/pages&gt;&lt;dates&gt;&lt;year&gt;2019&lt;/year&gt;&lt;pub-dates&gt;&lt;date&gt;April 02, 2019&lt;/date&gt;&lt;/pub-dates&gt;&lt;/dates&gt;&lt;publisher&gt;University of Manchester&lt;/publisher&gt;&lt;work-type&gt;Lecture Handout&lt;/work-type&gt;&lt;urls&gt;&lt;/urls&gt;&lt;access-date&gt;November 09, 2019 &lt;/access-date&gt;&lt;/record&gt;&lt;/Cite&gt;&lt;/EndNote&gt;</w:instrText>
      </w:r>
      <w:r w:rsidR="00215BC3">
        <w:fldChar w:fldCharType="separate"/>
      </w:r>
      <w:r w:rsidR="00215BC3">
        <w:rPr>
          <w:noProof/>
        </w:rPr>
        <w:t>(Jabbari, 2019)</w:t>
      </w:r>
      <w:r w:rsidR="00215BC3">
        <w:fldChar w:fldCharType="end"/>
      </w:r>
      <w:r w:rsidR="00215BC3">
        <w:t xml:space="preserve">. </w:t>
      </w:r>
      <w:r w:rsidR="007E19D7">
        <w:t>The Laplacian condition (Eqn.3)</w:t>
      </w:r>
      <w:r w:rsidR="00215BC3">
        <w:t xml:space="preserve"> then </w:t>
      </w:r>
      <w:r w:rsidR="007E19D7">
        <w:t>applies</w:t>
      </w:r>
      <w:r w:rsidR="00215BC3">
        <w:t xml:space="preserve"> at all points except those which are on the boundaries as some of the terms </w:t>
      </w:r>
      <w:r w:rsidR="00735866">
        <w:t>in the equation will not exist.</w:t>
      </w:r>
    </w:p>
    <w:p w14:paraId="7D5E7AA8" w14:textId="77777777" w:rsidR="00002F03" w:rsidRDefault="00C113B9" w:rsidP="00735866">
      <w:pPr>
        <w:spacing w:line="360" w:lineRule="auto"/>
        <w:jc w:val="both"/>
      </w:pPr>
      <w:r>
        <w:lastRenderedPageBreak/>
        <w:t xml:space="preserve">For these boundaries a </w:t>
      </w:r>
      <w:r w:rsidRPr="00C113B9">
        <w:t>Neumann boundary</w:t>
      </w:r>
      <w:r>
        <w:t xml:space="preserve"> condition is applied, where the value of the cells on the boundary are assigned a </w:t>
      </w:r>
      <w:r w:rsidR="00CB7DED">
        <w:t xml:space="preserve">partial derivative value representative of the temperature gradient along </w:t>
      </w:r>
      <w:r w:rsidR="00EC3F5F">
        <w:t>said</w:t>
      </w:r>
      <w:r w:rsidR="00CB7DED">
        <w:t xml:space="preserve"> boundary.</w:t>
      </w:r>
      <w:r w:rsidR="007E19D7">
        <w:t xml:space="preserve"> Through manipulation of the central difference scheme and the Laplacian condition, the sides of the battery can be solved for</w:t>
      </w:r>
      <w:r w:rsidR="00002F03">
        <w:t xml:space="preserve"> and similar governing equations can be produced</w:t>
      </w:r>
      <w:r w:rsidR="007E19D7">
        <w:t>.</w:t>
      </w:r>
    </w:p>
    <w:p w14:paraId="0F214443" w14:textId="6487B8C9" w:rsidR="00A1506F" w:rsidRDefault="00222AF3" w:rsidP="00002F03">
      <w:pPr>
        <w:spacing w:line="360" w:lineRule="auto"/>
        <w:jc w:val="both"/>
      </w:pPr>
      <w:r>
        <w:t>Table 2 illustrates the conditions set for the</w:t>
      </w:r>
      <w:r w:rsidR="00CB7DED">
        <w:t xml:space="preserve"> initial part of this </w:t>
      </w:r>
      <w:r w:rsidR="00EC3F5F">
        <w:t>investigation</w:t>
      </w:r>
      <w:r>
        <w:t>.</w:t>
      </w:r>
      <w:r w:rsidR="00EC3F5F">
        <w:t xml:space="preserve"> </w:t>
      </w:r>
      <w:r>
        <w:t>T</w:t>
      </w:r>
      <w:r w:rsidR="00DC60D0">
        <w:t>he positive and negative tabs are assigned constant temperatures of 100</w:t>
      </w:r>
      <w:r w:rsidR="00DC60D0">
        <w:sym w:font="Symbol" w:char="F0B0"/>
      </w:r>
      <w:r w:rsidR="00DC60D0" w:rsidRPr="0019269B">
        <w:t>C</w:t>
      </w:r>
      <w:r w:rsidR="00DC60D0">
        <w:t xml:space="preserve"> representing the heat flux into the battery.</w:t>
      </w:r>
      <w:r w:rsidR="00002F03">
        <w:t xml:space="preserve"> On the other hand,</w:t>
      </w:r>
      <w:r w:rsidR="00002F03" w:rsidRPr="00002F03">
        <w:t xml:space="preserve"> </w:t>
      </w:r>
      <w:r w:rsidR="00002F03">
        <w:t>all boundary conditions other than the tabs are assigned constant ambient temperature values of 20</w:t>
      </w:r>
      <w:r w:rsidR="00002F03">
        <w:sym w:font="Symbol" w:char="F0B0"/>
      </w:r>
      <w:r w:rsidR="00002F03" w:rsidRPr="0019269B">
        <w:t>C</w:t>
      </w:r>
      <w:r w:rsidR="00002F03">
        <w:t xml:space="preserve"> for simplicity</w:t>
      </w:r>
      <w:r>
        <w:t>.</w:t>
      </w:r>
      <w:r w:rsidR="00A1506F">
        <w:t xml:space="preserve"> At the moment the corners of the grid are solved for by averaging the two cells either side of it.</w:t>
      </w:r>
    </w:p>
    <w:p w14:paraId="5666EA4C" w14:textId="40349B83" w:rsidR="00A1506F" w:rsidRDefault="00A1506F" w:rsidP="00A1506F">
      <w:pPr>
        <w:pStyle w:val="Caption"/>
        <w:keepNext/>
        <w:jc w:val="center"/>
      </w:pPr>
      <w:r>
        <w:t xml:space="preserve">Table </w:t>
      </w:r>
      <w:r>
        <w:fldChar w:fldCharType="begin"/>
      </w:r>
      <w:r>
        <w:instrText xml:space="preserve"> SEQ Table \* ARABIC </w:instrText>
      </w:r>
      <w:r>
        <w:fldChar w:fldCharType="separate"/>
      </w:r>
      <w:r>
        <w:rPr>
          <w:noProof/>
        </w:rPr>
        <w:t>2</w:t>
      </w:r>
      <w:r>
        <w:fldChar w:fldCharType="end"/>
      </w:r>
      <w:r>
        <w:rPr>
          <w:lang w:val="en-US"/>
        </w:rPr>
        <w:t xml:space="preserve"> Finite Difference Equations for a grid of 50x50 nodes for initial stage of project</w:t>
      </w:r>
    </w:p>
    <w:tbl>
      <w:tblPr>
        <w:tblStyle w:val="PlainTable1"/>
        <w:tblW w:w="9276" w:type="dxa"/>
        <w:tblLook w:val="04A0" w:firstRow="1" w:lastRow="0" w:firstColumn="1" w:lastColumn="0" w:noHBand="0" w:noVBand="1"/>
      </w:tblPr>
      <w:tblGrid>
        <w:gridCol w:w="2370"/>
        <w:gridCol w:w="767"/>
        <w:gridCol w:w="720"/>
        <w:gridCol w:w="5419"/>
      </w:tblGrid>
      <w:tr w:rsidR="00A1506F" w14:paraId="4BD55FAC" w14:textId="2802ED5B" w:rsidTr="00A1506F">
        <w:trPr>
          <w:cnfStyle w:val="100000000000" w:firstRow="1" w:lastRow="0" w:firstColumn="0" w:lastColumn="0" w:oddVBand="0" w:evenVBand="0" w:oddHBand="0"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2370" w:type="dxa"/>
          </w:tcPr>
          <w:p w14:paraId="58E427AB" w14:textId="1E2607A5" w:rsidR="00A1506F" w:rsidRDefault="00A1506F" w:rsidP="00A1506F">
            <w:pPr>
              <w:spacing w:line="360" w:lineRule="auto"/>
              <w:jc w:val="center"/>
            </w:pPr>
            <w:r>
              <w:t>Location</w:t>
            </w:r>
          </w:p>
        </w:tc>
        <w:tc>
          <w:tcPr>
            <w:tcW w:w="767" w:type="dxa"/>
          </w:tcPr>
          <w:p w14:paraId="43D2B705" w14:textId="0FA111F3" w:rsidR="00A1506F" w:rsidRDefault="00A1506F" w:rsidP="00A1506F">
            <w:pPr>
              <w:spacing w:line="360" w:lineRule="auto"/>
              <w:jc w:val="center"/>
              <w:cnfStyle w:val="100000000000" w:firstRow="1" w:lastRow="0" w:firstColumn="0" w:lastColumn="0" w:oddVBand="0" w:evenVBand="0" w:oddHBand="0" w:evenHBand="0" w:firstRowFirstColumn="0" w:firstRowLastColumn="0" w:lastRowFirstColumn="0" w:lastRowLastColumn="0"/>
            </w:pPr>
            <w:proofErr w:type="spellStart"/>
            <w:r>
              <w:t>i</w:t>
            </w:r>
            <w:proofErr w:type="spellEnd"/>
          </w:p>
        </w:tc>
        <w:tc>
          <w:tcPr>
            <w:tcW w:w="720" w:type="dxa"/>
          </w:tcPr>
          <w:p w14:paraId="05C403E0" w14:textId="313A5312" w:rsidR="00A1506F" w:rsidRDefault="00A1506F" w:rsidP="00A1506F">
            <w:pPr>
              <w:spacing w:line="360" w:lineRule="auto"/>
              <w:jc w:val="center"/>
              <w:cnfStyle w:val="100000000000" w:firstRow="1" w:lastRow="0" w:firstColumn="0" w:lastColumn="0" w:oddVBand="0" w:evenVBand="0" w:oddHBand="0" w:evenHBand="0" w:firstRowFirstColumn="0" w:firstRowLastColumn="0" w:lastRowFirstColumn="0" w:lastRowLastColumn="0"/>
            </w:pPr>
            <w:r>
              <w:t>j</w:t>
            </w:r>
          </w:p>
        </w:tc>
        <w:tc>
          <w:tcPr>
            <w:tcW w:w="5419" w:type="dxa"/>
          </w:tcPr>
          <w:p w14:paraId="1358918E" w14:textId="29CB51F2" w:rsidR="00A1506F" w:rsidRDefault="00A1506F" w:rsidP="00A1506F">
            <w:pPr>
              <w:spacing w:line="360" w:lineRule="auto"/>
              <w:jc w:val="center"/>
              <w:cnfStyle w:val="100000000000" w:firstRow="1" w:lastRow="0" w:firstColumn="0" w:lastColumn="0" w:oddVBand="0" w:evenVBand="0" w:oddHBand="0" w:evenHBand="0" w:firstRowFirstColumn="0" w:firstRowLastColumn="0" w:lastRowFirstColumn="0" w:lastRowLastColumn="0"/>
            </w:pPr>
            <w:r>
              <w:t>Finite Difference Equations</w:t>
            </w:r>
          </w:p>
        </w:tc>
      </w:tr>
      <w:tr w:rsidR="00A1506F" w14:paraId="50541390" w14:textId="77777777" w:rsidTr="00A1506F">
        <w:trPr>
          <w:cnfStyle w:val="000000100000" w:firstRow="0" w:lastRow="0" w:firstColumn="0" w:lastColumn="0" w:oddVBand="0" w:evenVBand="0" w:oddHBand="1"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2370" w:type="dxa"/>
          </w:tcPr>
          <w:p w14:paraId="39138944" w14:textId="28A3E4BE" w:rsidR="00A1506F" w:rsidRDefault="00A1506F" w:rsidP="00A1506F">
            <w:pPr>
              <w:spacing w:line="360" w:lineRule="auto"/>
              <w:jc w:val="center"/>
            </w:pPr>
            <w:r>
              <w:t>Internal domain</w:t>
            </w:r>
          </w:p>
        </w:tc>
        <w:tc>
          <w:tcPr>
            <w:tcW w:w="767" w:type="dxa"/>
          </w:tcPr>
          <w:p w14:paraId="3D85D649" w14:textId="5719BC3F" w:rsidR="00A1506F" w:rsidRDefault="00A1506F" w:rsidP="00A1506F">
            <w:pPr>
              <w:spacing w:line="360" w:lineRule="auto"/>
              <w:jc w:val="center"/>
              <w:cnfStyle w:val="000000100000" w:firstRow="0" w:lastRow="0" w:firstColumn="0" w:lastColumn="0" w:oddVBand="0" w:evenVBand="0" w:oddHBand="1" w:evenHBand="0" w:firstRowFirstColumn="0" w:firstRowLastColumn="0" w:lastRowFirstColumn="0" w:lastRowLastColumn="0"/>
            </w:pPr>
            <w:r>
              <w:t>2:49</w:t>
            </w:r>
          </w:p>
        </w:tc>
        <w:tc>
          <w:tcPr>
            <w:tcW w:w="720" w:type="dxa"/>
          </w:tcPr>
          <w:p w14:paraId="527A8D87" w14:textId="6A4B42E8" w:rsidR="00A1506F" w:rsidRDefault="00A1506F" w:rsidP="00A1506F">
            <w:pPr>
              <w:spacing w:line="360" w:lineRule="auto"/>
              <w:jc w:val="center"/>
              <w:cnfStyle w:val="000000100000" w:firstRow="0" w:lastRow="0" w:firstColumn="0" w:lastColumn="0" w:oddVBand="0" w:evenVBand="0" w:oddHBand="1" w:evenHBand="0" w:firstRowFirstColumn="0" w:firstRowLastColumn="0" w:lastRowFirstColumn="0" w:lastRowLastColumn="0"/>
            </w:pPr>
            <w:r>
              <w:t>2:49</w:t>
            </w:r>
          </w:p>
        </w:tc>
        <w:tc>
          <w:tcPr>
            <w:tcW w:w="5419" w:type="dxa"/>
          </w:tcPr>
          <w:p w14:paraId="42945A2C" w14:textId="31643DA3" w:rsidR="00A1506F" w:rsidRDefault="001F0BED" w:rsidP="00A1506F">
            <w:pPr>
              <w:spacing w:line="360" w:lineRule="auto"/>
              <w:jc w:val="center"/>
              <w:cnfStyle w:val="000000100000" w:firstRow="0" w:lastRow="0" w:firstColumn="0" w:lastColumn="0" w:oddVBand="0" w:evenVBand="0" w:oddHBand="1" w:evenHBand="0" w:firstRowFirstColumn="0" w:firstRowLastColumn="0" w:lastRowFirstColumn="0" w:lastRowLastColumn="0"/>
            </w:pPr>
            <m:oMathPara>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den>
                </m:f>
                <m:r>
                  <w:rPr>
                    <w:rFonts w:ascii="Cambria Math" w:eastAsiaTheme="minorEastAsia" w:hAnsi="Cambria Math"/>
                  </w:rPr>
                  <m:t>(</m:t>
                </m:r>
                <m:sSub>
                  <m:sSubPr>
                    <m:ctrlPr>
                      <w:rPr>
                        <w:rFonts w:ascii="Cambria Math" w:hAnsi="Cambria Math"/>
                        <w:i/>
                      </w:rPr>
                    </m:ctrlPr>
                  </m:sSubPr>
                  <m:e>
                    <m:r>
                      <w:rPr>
                        <w:rFonts w:ascii="Cambria Math" w:hAnsi="Cambria Math"/>
                      </w:rPr>
                      <m:t>φ</m:t>
                    </m:r>
                  </m:e>
                  <m:sub>
                    <m:r>
                      <w:rPr>
                        <w:rFonts w:ascii="Cambria Math" w:hAnsi="Cambria Math"/>
                      </w:rPr>
                      <m:t>i+1,j</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 xml:space="preserve">i-1,j </m:t>
                    </m:r>
                  </m:sub>
                </m:sSub>
                <m:sSub>
                  <m:sSubPr>
                    <m:ctrlPr>
                      <w:rPr>
                        <w:rFonts w:ascii="Cambria Math" w:hAnsi="Cambria Math"/>
                        <w:i/>
                      </w:rPr>
                    </m:ctrlPr>
                  </m:sSubPr>
                  <m:e>
                    <m:r>
                      <w:rPr>
                        <w:rFonts w:ascii="Cambria Math" w:hAnsi="Cambria Math"/>
                      </w:rPr>
                      <m:t>+ φ</m:t>
                    </m:r>
                  </m:e>
                  <m:sub>
                    <m:r>
                      <w:rPr>
                        <w:rFonts w:ascii="Cambria Math" w:hAnsi="Cambria Math"/>
                      </w:rPr>
                      <m:t>i,j+1</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i,j-1</m:t>
                    </m:r>
                  </m:sub>
                </m:sSub>
                <m:r>
                  <w:rPr>
                    <w:rFonts w:ascii="Cambria Math" w:hAnsi="Cambria Math"/>
                  </w:rPr>
                  <m:t>-4</m:t>
                </m:r>
                <m:sSub>
                  <m:sSubPr>
                    <m:ctrlPr>
                      <w:rPr>
                        <w:rFonts w:ascii="Cambria Math" w:hAnsi="Cambria Math"/>
                        <w:i/>
                      </w:rPr>
                    </m:ctrlPr>
                  </m:sSubPr>
                  <m:e>
                    <m:r>
                      <w:rPr>
                        <w:rFonts w:ascii="Cambria Math" w:hAnsi="Cambria Math"/>
                      </w:rPr>
                      <m:t>φ</m:t>
                    </m:r>
                  </m:e>
                  <m:sub>
                    <m:r>
                      <w:rPr>
                        <w:rFonts w:ascii="Cambria Math" w:hAnsi="Cambria Math"/>
                      </w:rPr>
                      <m:t>i,j</m:t>
                    </m:r>
                  </m:sub>
                </m:sSub>
                <m:r>
                  <w:rPr>
                    <w:rFonts w:ascii="Cambria Math" w:hAnsi="Cambria Math"/>
                  </w:rPr>
                  <m:t>)</m:t>
                </m:r>
              </m:oMath>
            </m:oMathPara>
          </w:p>
        </w:tc>
      </w:tr>
      <w:tr w:rsidR="00A1506F" w14:paraId="0BC3E97F" w14:textId="47D4B1BA" w:rsidTr="00A1506F">
        <w:trPr>
          <w:trHeight w:val="407"/>
        </w:trPr>
        <w:tc>
          <w:tcPr>
            <w:cnfStyle w:val="001000000000" w:firstRow="0" w:lastRow="0" w:firstColumn="1" w:lastColumn="0" w:oddVBand="0" w:evenVBand="0" w:oddHBand="0" w:evenHBand="0" w:firstRowFirstColumn="0" w:firstRowLastColumn="0" w:lastRowFirstColumn="0" w:lastRowLastColumn="0"/>
            <w:tcW w:w="2370" w:type="dxa"/>
          </w:tcPr>
          <w:p w14:paraId="53C42545" w14:textId="209593C4" w:rsidR="00A1506F" w:rsidRDefault="00A1506F" w:rsidP="00A1506F">
            <w:pPr>
              <w:spacing w:line="360" w:lineRule="auto"/>
              <w:jc w:val="center"/>
            </w:pPr>
            <w:r>
              <w:t>Positive tab</w:t>
            </w:r>
          </w:p>
        </w:tc>
        <w:tc>
          <w:tcPr>
            <w:tcW w:w="767" w:type="dxa"/>
          </w:tcPr>
          <w:p w14:paraId="26D6B577" w14:textId="5E1F09C5" w:rsidR="00A1506F" w:rsidRDefault="00A1506F" w:rsidP="00A1506F">
            <w:pPr>
              <w:spacing w:line="360" w:lineRule="auto"/>
              <w:jc w:val="center"/>
              <w:cnfStyle w:val="000000000000" w:firstRow="0" w:lastRow="0" w:firstColumn="0" w:lastColumn="0" w:oddVBand="0" w:evenVBand="0" w:oddHBand="0" w:evenHBand="0" w:firstRowFirstColumn="0" w:firstRowLastColumn="0" w:lastRowFirstColumn="0" w:lastRowLastColumn="0"/>
            </w:pPr>
            <w:r>
              <w:t>11:20</w:t>
            </w:r>
          </w:p>
        </w:tc>
        <w:tc>
          <w:tcPr>
            <w:tcW w:w="720" w:type="dxa"/>
          </w:tcPr>
          <w:p w14:paraId="15FC5134" w14:textId="2EEEA9CE" w:rsidR="00A1506F" w:rsidRDefault="00A1506F" w:rsidP="00A1506F">
            <w:pPr>
              <w:spacing w:line="360" w:lineRule="auto"/>
              <w:jc w:val="center"/>
              <w:cnfStyle w:val="000000000000" w:firstRow="0" w:lastRow="0" w:firstColumn="0" w:lastColumn="0" w:oddVBand="0" w:evenVBand="0" w:oddHBand="0" w:evenHBand="0" w:firstRowFirstColumn="0" w:firstRowLastColumn="0" w:lastRowFirstColumn="0" w:lastRowLastColumn="0"/>
            </w:pPr>
            <w:r>
              <w:t>1</w:t>
            </w:r>
          </w:p>
        </w:tc>
        <w:tc>
          <w:tcPr>
            <w:tcW w:w="5419" w:type="dxa"/>
          </w:tcPr>
          <w:p w14:paraId="45B30ECD" w14:textId="400F92EB" w:rsidR="00A1506F" w:rsidRDefault="001F0BED" w:rsidP="00A1506F">
            <w:pPr>
              <w:spacing w:line="360" w:lineRule="auto"/>
              <w:jc w:val="cente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φ</m:t>
                    </m:r>
                  </m:e>
                  <m:sub>
                    <m:r>
                      <w:rPr>
                        <w:rFonts w:ascii="Cambria Math" w:hAnsi="Cambria Math"/>
                      </w:rPr>
                      <m:t>i,j</m:t>
                    </m:r>
                  </m:sub>
                </m:sSub>
                <m:r>
                  <w:rPr>
                    <w:rFonts w:ascii="Cambria Math" w:hAnsi="Cambria Math"/>
                  </w:rPr>
                  <m:t>=100</m:t>
                </m:r>
              </m:oMath>
            </m:oMathPara>
          </w:p>
        </w:tc>
      </w:tr>
      <w:tr w:rsidR="00A1506F" w14:paraId="54054037" w14:textId="014BAD56" w:rsidTr="00A1506F">
        <w:trPr>
          <w:cnfStyle w:val="000000100000" w:firstRow="0" w:lastRow="0" w:firstColumn="0" w:lastColumn="0" w:oddVBand="0" w:evenVBand="0" w:oddHBand="1"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2370" w:type="dxa"/>
          </w:tcPr>
          <w:p w14:paraId="75E16A0D" w14:textId="2BF4DAB7" w:rsidR="00A1506F" w:rsidRDefault="00A1506F" w:rsidP="00A1506F">
            <w:pPr>
              <w:spacing w:line="360" w:lineRule="auto"/>
              <w:jc w:val="center"/>
            </w:pPr>
            <w:r>
              <w:t>Negative tab</w:t>
            </w:r>
          </w:p>
        </w:tc>
        <w:tc>
          <w:tcPr>
            <w:tcW w:w="767" w:type="dxa"/>
          </w:tcPr>
          <w:p w14:paraId="63AE6869" w14:textId="57052BB7" w:rsidR="00A1506F" w:rsidRDefault="00A1506F" w:rsidP="00A1506F">
            <w:pPr>
              <w:spacing w:line="360" w:lineRule="auto"/>
              <w:jc w:val="center"/>
              <w:cnfStyle w:val="000000100000" w:firstRow="0" w:lastRow="0" w:firstColumn="0" w:lastColumn="0" w:oddVBand="0" w:evenVBand="0" w:oddHBand="1" w:evenHBand="0" w:firstRowFirstColumn="0" w:firstRowLastColumn="0" w:lastRowFirstColumn="0" w:lastRowLastColumn="0"/>
            </w:pPr>
            <w:r>
              <w:t>31:40</w:t>
            </w:r>
          </w:p>
        </w:tc>
        <w:tc>
          <w:tcPr>
            <w:tcW w:w="720" w:type="dxa"/>
          </w:tcPr>
          <w:p w14:paraId="34E86F5E" w14:textId="15EB7C4A" w:rsidR="00A1506F" w:rsidRDefault="00A1506F" w:rsidP="00A1506F">
            <w:pPr>
              <w:spacing w:line="360" w:lineRule="auto"/>
              <w:jc w:val="center"/>
              <w:cnfStyle w:val="000000100000" w:firstRow="0" w:lastRow="0" w:firstColumn="0" w:lastColumn="0" w:oddVBand="0" w:evenVBand="0" w:oddHBand="1" w:evenHBand="0" w:firstRowFirstColumn="0" w:firstRowLastColumn="0" w:lastRowFirstColumn="0" w:lastRowLastColumn="0"/>
            </w:pPr>
            <w:r>
              <w:t>1</w:t>
            </w:r>
          </w:p>
        </w:tc>
        <w:tc>
          <w:tcPr>
            <w:tcW w:w="5419" w:type="dxa"/>
          </w:tcPr>
          <w:p w14:paraId="4F456E12" w14:textId="6ECC6567" w:rsidR="00A1506F" w:rsidRDefault="001F0BED" w:rsidP="00A1506F">
            <w:pPr>
              <w:spacing w:line="360" w:lineRule="auto"/>
              <w:jc w:val="center"/>
              <w:cnfStyle w:val="000000100000" w:firstRow="0" w:lastRow="0" w:firstColumn="0" w:lastColumn="0" w:oddVBand="0" w:evenVBand="0" w:oddHBand="1"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φ</m:t>
                    </m:r>
                  </m:e>
                  <m:sub>
                    <m:r>
                      <w:rPr>
                        <w:rFonts w:ascii="Cambria Math" w:hAnsi="Cambria Math"/>
                      </w:rPr>
                      <m:t>i,j</m:t>
                    </m:r>
                  </m:sub>
                </m:sSub>
                <m:r>
                  <w:rPr>
                    <w:rFonts w:ascii="Cambria Math" w:hAnsi="Cambria Math"/>
                  </w:rPr>
                  <m:t>=100</m:t>
                </m:r>
              </m:oMath>
            </m:oMathPara>
          </w:p>
        </w:tc>
      </w:tr>
      <w:tr w:rsidR="00A1506F" w14:paraId="7774A998" w14:textId="359C7A5D" w:rsidTr="00A1506F">
        <w:trPr>
          <w:trHeight w:val="394"/>
        </w:trPr>
        <w:tc>
          <w:tcPr>
            <w:cnfStyle w:val="001000000000" w:firstRow="0" w:lastRow="0" w:firstColumn="1" w:lastColumn="0" w:oddVBand="0" w:evenVBand="0" w:oddHBand="0" w:evenHBand="0" w:firstRowFirstColumn="0" w:firstRowLastColumn="0" w:lastRowFirstColumn="0" w:lastRowLastColumn="0"/>
            <w:tcW w:w="2370" w:type="dxa"/>
          </w:tcPr>
          <w:p w14:paraId="687D5A5D" w14:textId="57BAD75D" w:rsidR="00A1506F" w:rsidRDefault="00A1506F" w:rsidP="00A1506F">
            <w:pPr>
              <w:spacing w:line="360" w:lineRule="auto"/>
              <w:jc w:val="center"/>
            </w:pPr>
            <w:r>
              <w:t>Remaining Perimeter</w:t>
            </w:r>
          </w:p>
        </w:tc>
        <w:tc>
          <w:tcPr>
            <w:tcW w:w="767" w:type="dxa"/>
          </w:tcPr>
          <w:p w14:paraId="2C00A091" w14:textId="35E4F1E3" w:rsidR="00A1506F" w:rsidRDefault="00A1506F" w:rsidP="00A1506F">
            <w:pPr>
              <w:spacing w:line="360" w:lineRule="auto"/>
              <w:jc w:val="center"/>
              <w:cnfStyle w:val="000000000000" w:firstRow="0" w:lastRow="0" w:firstColumn="0" w:lastColumn="0" w:oddVBand="0" w:evenVBand="0" w:oddHBand="0" w:evenHBand="0" w:firstRowFirstColumn="0" w:firstRowLastColumn="0" w:lastRowFirstColumn="0" w:lastRowLastColumn="0"/>
            </w:pPr>
            <w:r>
              <w:t>-</w:t>
            </w:r>
          </w:p>
        </w:tc>
        <w:tc>
          <w:tcPr>
            <w:tcW w:w="720" w:type="dxa"/>
          </w:tcPr>
          <w:p w14:paraId="2F1C9B0A" w14:textId="2B2068E8" w:rsidR="00A1506F" w:rsidRDefault="00A1506F" w:rsidP="00A1506F">
            <w:pPr>
              <w:spacing w:line="360" w:lineRule="auto"/>
              <w:jc w:val="center"/>
              <w:cnfStyle w:val="000000000000" w:firstRow="0" w:lastRow="0" w:firstColumn="0" w:lastColumn="0" w:oddVBand="0" w:evenVBand="0" w:oddHBand="0" w:evenHBand="0" w:firstRowFirstColumn="0" w:firstRowLastColumn="0" w:lastRowFirstColumn="0" w:lastRowLastColumn="0"/>
            </w:pPr>
            <w:r>
              <w:t>-</w:t>
            </w:r>
          </w:p>
        </w:tc>
        <w:tc>
          <w:tcPr>
            <w:tcW w:w="5419" w:type="dxa"/>
          </w:tcPr>
          <w:p w14:paraId="4F0F0E36" w14:textId="34FA9F61" w:rsidR="00A1506F" w:rsidRDefault="001F0BED" w:rsidP="00A1506F">
            <w:pPr>
              <w:spacing w:line="360" w:lineRule="auto"/>
              <w:jc w:val="center"/>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i/>
                      </w:rPr>
                    </m:ctrlPr>
                  </m:sSubPr>
                  <m:e>
                    <m:r>
                      <w:rPr>
                        <w:rFonts w:ascii="Cambria Math" w:hAnsi="Cambria Math"/>
                      </w:rPr>
                      <m:t>φ</m:t>
                    </m:r>
                  </m:e>
                  <m:sub>
                    <m:r>
                      <w:rPr>
                        <w:rFonts w:ascii="Cambria Math" w:hAnsi="Cambria Math"/>
                      </w:rPr>
                      <m:t>i,j</m:t>
                    </m:r>
                  </m:sub>
                </m:sSub>
                <m:r>
                  <w:rPr>
                    <w:rFonts w:ascii="Cambria Math" w:hAnsi="Cambria Math"/>
                  </w:rPr>
                  <m:t>=20</m:t>
                </m:r>
              </m:oMath>
            </m:oMathPara>
          </w:p>
        </w:tc>
      </w:tr>
    </w:tbl>
    <w:p w14:paraId="58F54802" w14:textId="77777777" w:rsidR="00872082" w:rsidRDefault="00872082" w:rsidP="00872082">
      <w:pPr>
        <w:pStyle w:val="Heading3"/>
        <w:spacing w:line="360" w:lineRule="auto"/>
      </w:pPr>
    </w:p>
    <w:p w14:paraId="54ABE945" w14:textId="043322D6" w:rsidR="00872082" w:rsidRDefault="00872082" w:rsidP="00872082">
      <w:pPr>
        <w:pStyle w:val="Heading3"/>
        <w:spacing w:line="360" w:lineRule="auto"/>
      </w:pPr>
      <w:bookmarkStart w:id="44" w:name="_Toc24206584"/>
      <w:r>
        <w:t>Heat Transfer Theory</w:t>
      </w:r>
      <w:bookmarkEnd w:id="44"/>
    </w:p>
    <w:p w14:paraId="56604977" w14:textId="621DBC73" w:rsidR="00C113B9" w:rsidRDefault="00872082" w:rsidP="00872082">
      <w:pPr>
        <w:spacing w:line="360" w:lineRule="auto"/>
        <w:jc w:val="both"/>
      </w:pPr>
      <w:r>
        <w:t>The governing equation for the</w:t>
      </w:r>
      <w:r w:rsidR="005D0ED0">
        <w:t xml:space="preserve"> heat transfer in the battery cell is the heat</w:t>
      </w:r>
      <w:r w:rsidR="00773E7D">
        <w:t xml:space="preserve"> conduction equation also known as the Fourier-Biot Equation:</w:t>
      </w:r>
    </w:p>
    <w:p w14:paraId="29D35FBF" w14:textId="03CC9156" w:rsidR="00773E7D" w:rsidRPr="00773E7D" w:rsidRDefault="00773E7D" w:rsidP="00872082">
      <w:pPr>
        <w:spacing w:line="360" w:lineRule="auto"/>
        <w:jc w:val="both"/>
        <w:rPr>
          <w:rFonts w:eastAsiaTheme="minorEastAsia"/>
        </w:rPr>
      </w:pPr>
      <w:commentRangeStart w:id="45"/>
      <m:oMathPara>
        <m:oMath>
          <m:r>
            <w:rPr>
              <w:rFonts w:ascii="Cambria Math" w:hAnsi="Cambria Math"/>
            </w:rPr>
            <m:t>ρ</m:t>
          </m:r>
          <m:sSub>
            <m:sSubPr>
              <m:ctrlPr>
                <w:rPr>
                  <w:rFonts w:ascii="Cambria Math" w:hAnsi="Cambria Math"/>
                  <w:i/>
                </w:rPr>
              </m:ctrlPr>
            </m:sSubPr>
            <m:e>
              <m:r>
                <w:rPr>
                  <w:rFonts w:ascii="Cambria Math" w:hAnsi="Cambria Math"/>
                </w:rPr>
                <m:t>c</m:t>
              </m:r>
            </m:e>
            <m:sub>
              <m:r>
                <w:rPr>
                  <w:rFonts w:ascii="Cambria Math" w:hAnsi="Cambria Math"/>
                </w:rPr>
                <m:t>p</m:t>
              </m:r>
            </m:sub>
          </m:sSub>
          <m:f>
            <m:fPr>
              <m:ctrlPr>
                <w:rPr>
                  <w:rFonts w:ascii="Cambria Math" w:hAnsi="Cambria Math"/>
                  <w:i/>
                </w:rPr>
              </m:ctrlPr>
            </m:fPr>
            <m:num>
              <m:r>
                <w:rPr>
                  <w:rFonts w:ascii="Cambria Math" w:hAnsi="Cambria Math"/>
                </w:rPr>
                <m:t>∂T</m:t>
              </m:r>
            </m:num>
            <m:den>
              <m:r>
                <w:rPr>
                  <w:rFonts w:ascii="Cambria Math" w:hAnsi="Cambria Math"/>
                </w:rPr>
                <m:t>∂t</m:t>
              </m:r>
            </m:den>
          </m:f>
          <m:r>
            <w:rPr>
              <w:rFonts w:ascii="Cambria Math" w:hAnsi="Cambria Math"/>
            </w:rPr>
            <m:t>=k</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T</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T</m:t>
                  </m:r>
                </m:num>
                <m:den>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den>
              </m:f>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m:t>
              </m:r>
            </m:sup>
          </m:sSup>
          <m:r>
            <w:rPr>
              <w:rFonts w:ascii="Cambria Math" w:hAnsi="Cambria Math"/>
            </w:rPr>
            <m:t>(t)</m:t>
          </m:r>
          <w:commentRangeEnd w:id="45"/>
          <m:r>
            <m:rPr>
              <m:sty m:val="p"/>
            </m:rPr>
            <w:rPr>
              <w:rStyle w:val="CommentReference"/>
            </w:rPr>
            <w:commentReference w:id="45"/>
          </m:r>
        </m:oMath>
      </m:oMathPara>
    </w:p>
    <w:p w14:paraId="70CD12F2" w14:textId="23F151FE" w:rsidR="00773E7D" w:rsidRDefault="00773E7D" w:rsidP="00872082">
      <w:pPr>
        <w:spacing w:line="360" w:lineRule="auto"/>
        <w:jc w:val="both"/>
        <w:rPr>
          <w:rFonts w:eastAsiaTheme="minorEastAsia"/>
        </w:rPr>
      </w:pPr>
      <w:r>
        <w:rPr>
          <w:rFonts w:eastAsiaTheme="minorEastAsia"/>
        </w:rPr>
        <w:t xml:space="preserve">Where: </w:t>
      </w:r>
      <m:oMath>
        <m:r>
          <w:rPr>
            <w:rFonts w:ascii="Cambria Math" w:hAnsi="Cambria Math"/>
          </w:rPr>
          <m:t>ρ</m:t>
        </m:r>
      </m:oMath>
      <w:r>
        <w:rPr>
          <w:rFonts w:eastAsiaTheme="minorEastAsia"/>
        </w:rPr>
        <w:t xml:space="preserve"> is density kg/m</w:t>
      </w:r>
      <w:r>
        <w:rPr>
          <w:rFonts w:eastAsiaTheme="minorEastAsia"/>
          <w:vertAlign w:val="superscript"/>
        </w:rPr>
        <w:t>3</w:t>
      </w:r>
      <w:r>
        <w:rPr>
          <w:rFonts w:eastAsiaTheme="minorEastAsia"/>
        </w:rPr>
        <w:t xml:space="preserve">,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Pr>
          <w:rFonts w:eastAsiaTheme="minorEastAsia"/>
        </w:rPr>
        <w:t xml:space="preserve"> is specific heat capacity J/kgK, </w:t>
      </w:r>
      <m:oMath>
        <m:r>
          <w:rPr>
            <w:rFonts w:ascii="Cambria Math" w:hAnsi="Cambria Math"/>
          </w:rPr>
          <m:t>k</m:t>
        </m:r>
      </m:oMath>
      <w:r>
        <w:rPr>
          <w:rFonts w:eastAsiaTheme="minorEastAsia"/>
        </w:rPr>
        <w:t xml:space="preserve"> is material conductivity (W/</w:t>
      </w:r>
      <w:proofErr w:type="spellStart"/>
      <w:r>
        <w:rPr>
          <w:rFonts w:eastAsiaTheme="minorEastAsia"/>
        </w:rPr>
        <w:t>mK</w:t>
      </w:r>
      <w:proofErr w:type="spellEnd"/>
      <w:r>
        <w:rPr>
          <w:rFonts w:eastAsiaTheme="minorEastAsia"/>
        </w:rPr>
        <w:t xml:space="preserve">) and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m:t>
            </m:r>
          </m:sup>
        </m:sSup>
      </m:oMath>
      <w:r>
        <w:rPr>
          <w:rFonts w:eastAsiaTheme="minorEastAsia"/>
        </w:rPr>
        <w:t xml:space="preserve"> is internal heat generation (W</w:t>
      </w:r>
      <w:r w:rsidR="00136B55">
        <w:rPr>
          <w:rFonts w:eastAsiaTheme="minorEastAsia"/>
        </w:rPr>
        <w:t>/m</w:t>
      </w:r>
      <w:r w:rsidR="00136B55">
        <w:rPr>
          <w:rFonts w:eastAsiaTheme="minorEastAsia"/>
          <w:vertAlign w:val="superscript"/>
        </w:rPr>
        <w:t>3</w:t>
      </w:r>
      <w:r>
        <w:rPr>
          <w:rFonts w:eastAsiaTheme="minorEastAsia"/>
        </w:rPr>
        <w:t>)</w:t>
      </w:r>
      <w:r w:rsidR="00136B55">
        <w:rPr>
          <w:rFonts w:eastAsiaTheme="minorEastAsia"/>
        </w:rPr>
        <w:t>.</w:t>
      </w:r>
    </w:p>
    <w:p w14:paraId="21073341" w14:textId="27D2EB8A" w:rsidR="007E19D7" w:rsidRDefault="00324FA5" w:rsidP="00324FA5">
      <w:pPr>
        <w:spacing w:line="360" w:lineRule="auto"/>
        <w:jc w:val="both"/>
        <w:rPr>
          <w:rFonts w:eastAsiaTheme="minorEastAsia"/>
        </w:rPr>
      </w:pPr>
      <w:r>
        <w:rPr>
          <w:rFonts w:eastAsiaTheme="minorEastAsia"/>
        </w:rPr>
        <w:t xml:space="preserve">For the initial work of this project the </w:t>
      </w:r>
      <m:oMath>
        <m:f>
          <m:fPr>
            <m:ctrlPr>
              <w:rPr>
                <w:rFonts w:ascii="Cambria Math" w:hAnsi="Cambria Math"/>
                <w:i/>
              </w:rPr>
            </m:ctrlPr>
          </m:fPr>
          <m:num>
            <m:r>
              <w:rPr>
                <w:rFonts w:ascii="Cambria Math" w:hAnsi="Cambria Math"/>
              </w:rPr>
              <m:t>∂T</m:t>
            </m:r>
          </m:num>
          <m:den>
            <m:r>
              <w:rPr>
                <w:rFonts w:ascii="Cambria Math" w:hAnsi="Cambria Math"/>
              </w:rPr>
              <m:t>∂t</m:t>
            </m:r>
          </m:den>
        </m:f>
      </m:oMath>
      <w:r>
        <w:rPr>
          <w:rFonts w:eastAsiaTheme="minorEastAsia"/>
        </w:rPr>
        <w:t xml:space="preserve"> term is nulled, indicating a steady state problem. However, in future work the </w:t>
      </w:r>
      <w:r w:rsidR="00DD4912">
        <w:rPr>
          <w:rFonts w:eastAsiaTheme="minorEastAsia"/>
        </w:rPr>
        <w:t>internal heat generated</w:t>
      </w:r>
      <w:r>
        <w:rPr>
          <w:rFonts w:eastAsiaTheme="minorEastAsia"/>
        </w:rPr>
        <w:t xml:space="preserve"> will be a function of the current of the battery which will vary over time in a cyclic manner</w:t>
      </w:r>
      <w:r w:rsidR="00DD4912">
        <w:rPr>
          <w:rFonts w:eastAsiaTheme="minorEastAsia"/>
        </w:rPr>
        <w:t>, leading to a time dependent temperature distribution.</w:t>
      </w:r>
    </w:p>
    <w:p w14:paraId="111C4F13" w14:textId="0A2271DC" w:rsidR="00DD4912" w:rsidRDefault="00DD4912" w:rsidP="00324FA5">
      <w:pPr>
        <w:spacing w:line="360" w:lineRule="auto"/>
        <w:jc w:val="both"/>
        <w:rPr>
          <w:rFonts w:eastAsiaTheme="minorEastAsia"/>
        </w:rPr>
      </w:pPr>
      <w:r>
        <w:rPr>
          <w:rFonts w:eastAsiaTheme="minorEastAsia"/>
        </w:rPr>
        <w:t xml:space="preserve">The other governing equation is </w:t>
      </w:r>
      <w:r w:rsidR="00446549">
        <w:rPr>
          <w:rFonts w:eastAsiaTheme="minorEastAsia"/>
        </w:rPr>
        <w:t xml:space="preserve">heat convection equation </w:t>
      </w:r>
      <w:r w:rsidR="00831A57">
        <w:rPr>
          <w:rFonts w:eastAsiaTheme="minorEastAsia"/>
        </w:rPr>
        <w:t>(i.e.</w:t>
      </w:r>
      <w:r w:rsidR="00446549" w:rsidRPr="00446549">
        <w:rPr>
          <w:rFonts w:eastAsiaTheme="minorEastAsia"/>
        </w:rPr>
        <w:t xml:space="preserve"> </w:t>
      </w:r>
      <w:r w:rsidR="00446549">
        <w:rPr>
          <w:rFonts w:eastAsiaTheme="minorEastAsia"/>
        </w:rPr>
        <w:t>Newton’s Law of cooling</w:t>
      </w:r>
      <w:r w:rsidR="00831A57">
        <w:rPr>
          <w:rFonts w:eastAsiaTheme="minorEastAsia"/>
        </w:rPr>
        <w:t>)</w:t>
      </w:r>
      <w:r>
        <w:rPr>
          <w:rFonts w:eastAsiaTheme="minorEastAsia"/>
        </w:rPr>
        <w:t>:</w:t>
      </w:r>
    </w:p>
    <w:p w14:paraId="05359069" w14:textId="5938723D" w:rsidR="0010494F" w:rsidRPr="00365691" w:rsidRDefault="00831A57" w:rsidP="0010494F">
      <w:pPr>
        <w:spacing w:line="360" w:lineRule="auto"/>
        <w:jc w:val="both"/>
        <w:rPr>
          <w:rFonts w:eastAsiaTheme="minorEastAsia"/>
        </w:rPr>
      </w:pPr>
      <m:oMathPara>
        <m:oMath>
          <m:r>
            <w:rPr>
              <w:rFonts w:ascii="Cambria Math" w:hAnsi="Cambria Math"/>
              <w:vertAlign w:val="superscript"/>
            </w:rPr>
            <m:t>q=h(</m:t>
          </m:r>
          <m:r>
            <w:rPr>
              <w:rFonts w:ascii="Cambria Math" w:eastAsiaTheme="minorEastAsia" w:hAnsi="Cambria Math"/>
              <w:vertAlign w:val="superscript"/>
            </w:rPr>
            <m:t>T-</m:t>
          </m:r>
          <m:sSub>
            <m:sSubPr>
              <m:ctrlPr>
                <w:rPr>
                  <w:rFonts w:ascii="Cambria Math" w:eastAsiaTheme="minorEastAsia" w:hAnsi="Cambria Math"/>
                  <w:i/>
                  <w:vertAlign w:val="superscript"/>
                </w:rPr>
              </m:ctrlPr>
            </m:sSubPr>
            <m:e>
              <m:r>
                <w:rPr>
                  <w:rFonts w:ascii="Cambria Math" w:eastAsiaTheme="minorEastAsia" w:hAnsi="Cambria Math"/>
                  <w:vertAlign w:val="superscript"/>
                </w:rPr>
                <m:t>T</m:t>
              </m:r>
            </m:e>
            <m:sub>
              <m:r>
                <w:rPr>
                  <w:rFonts w:ascii="Cambria Math" w:eastAsiaTheme="minorEastAsia" w:hAnsi="Cambria Math"/>
                  <w:vertAlign w:val="superscript"/>
                </w:rPr>
                <m:t>∞</m:t>
              </m:r>
            </m:sub>
          </m:sSub>
          <m:r>
            <w:rPr>
              <w:rFonts w:ascii="Cambria Math" w:eastAsiaTheme="minorEastAsia" w:hAnsi="Cambria Math"/>
              <w:vertAlign w:val="superscript"/>
            </w:rPr>
            <m:t>)</m:t>
          </m:r>
        </m:oMath>
      </m:oMathPara>
    </w:p>
    <w:p w14:paraId="65837197" w14:textId="7B971DD2" w:rsidR="00446549" w:rsidRDefault="00446549" w:rsidP="0010494F">
      <w:pPr>
        <w:spacing w:line="360" w:lineRule="auto"/>
        <w:jc w:val="both"/>
        <w:rPr>
          <w:rFonts w:eastAsiaTheme="minorEastAsia"/>
        </w:rPr>
      </w:pPr>
      <w:r>
        <w:rPr>
          <w:rFonts w:eastAsiaTheme="minorEastAsia"/>
        </w:rPr>
        <w:lastRenderedPageBreak/>
        <w:t xml:space="preserve">Where:  </w:t>
      </w:r>
      <m:oMath>
        <m:r>
          <w:rPr>
            <w:rFonts w:ascii="Cambria Math" w:hAnsi="Cambria Math"/>
            <w:vertAlign w:val="superscript"/>
          </w:rPr>
          <m:t>q</m:t>
        </m:r>
      </m:oMath>
      <w:r>
        <w:rPr>
          <w:rFonts w:eastAsiaTheme="minorEastAsia"/>
        </w:rPr>
        <w:t xml:space="preserve"> is heat transfer per unit area (W/m</w:t>
      </w:r>
      <w:r>
        <w:rPr>
          <w:rFonts w:eastAsiaTheme="minorEastAsia"/>
          <w:vertAlign w:val="superscript"/>
        </w:rPr>
        <w:t>2</w:t>
      </w:r>
      <w:r>
        <w:rPr>
          <w:rFonts w:eastAsiaTheme="minorEastAsia"/>
        </w:rPr>
        <w:t xml:space="preserve">), </w:t>
      </w:r>
      <m:oMath>
        <m:r>
          <w:rPr>
            <w:rFonts w:ascii="Cambria Math" w:hAnsi="Cambria Math"/>
            <w:vertAlign w:val="superscript"/>
          </w:rPr>
          <m:t>h</m:t>
        </m:r>
      </m:oMath>
      <w:r>
        <w:rPr>
          <w:rFonts w:eastAsiaTheme="minorEastAsia"/>
        </w:rPr>
        <w:t xml:space="preserve"> is convective heat transfer coefficient (W/m</w:t>
      </w:r>
      <w:r>
        <w:rPr>
          <w:rFonts w:eastAsiaTheme="minorEastAsia"/>
          <w:vertAlign w:val="superscript"/>
        </w:rPr>
        <w:t>2</w:t>
      </w:r>
      <w:r>
        <w:rPr>
          <w:rFonts w:eastAsiaTheme="minorEastAsia"/>
        </w:rPr>
        <w:t xml:space="preserve">K), and </w:t>
      </w:r>
      <m:oMath>
        <m:sSub>
          <m:sSubPr>
            <m:ctrlPr>
              <w:rPr>
                <w:rFonts w:ascii="Cambria Math" w:eastAsiaTheme="minorEastAsia" w:hAnsi="Cambria Math"/>
                <w:i/>
                <w:vertAlign w:val="superscript"/>
              </w:rPr>
            </m:ctrlPr>
          </m:sSubPr>
          <m:e>
            <m:r>
              <w:rPr>
                <w:rFonts w:ascii="Cambria Math" w:eastAsiaTheme="minorEastAsia" w:hAnsi="Cambria Math"/>
                <w:vertAlign w:val="superscript"/>
              </w:rPr>
              <m:t>T</m:t>
            </m:r>
          </m:e>
          <m:sub>
            <m:r>
              <w:rPr>
                <w:rFonts w:ascii="Cambria Math" w:eastAsiaTheme="minorEastAsia" w:hAnsi="Cambria Math"/>
                <w:vertAlign w:val="superscript"/>
              </w:rPr>
              <m:t>∞</m:t>
            </m:r>
          </m:sub>
        </m:sSub>
      </m:oMath>
      <w:r>
        <w:rPr>
          <w:rFonts w:eastAsiaTheme="minorEastAsia"/>
        </w:rPr>
        <w:t xml:space="preserve"> is the </w:t>
      </w:r>
      <w:r w:rsidR="00AB2721">
        <w:rPr>
          <w:rFonts w:eastAsiaTheme="minorEastAsia"/>
        </w:rPr>
        <w:t xml:space="preserve">freestream </w:t>
      </w:r>
      <w:r>
        <w:rPr>
          <w:rFonts w:eastAsiaTheme="minorEastAsia"/>
        </w:rPr>
        <w:t>temperature</w:t>
      </w:r>
      <w:r w:rsidR="00AB2721">
        <w:rPr>
          <w:rFonts w:eastAsiaTheme="minorEastAsia"/>
        </w:rPr>
        <w:t xml:space="preserve"> of the cooling fluid</w:t>
      </w:r>
      <w:r>
        <w:rPr>
          <w:rFonts w:eastAsiaTheme="minorEastAsia"/>
        </w:rPr>
        <w:t xml:space="preserve"> (K).</w:t>
      </w:r>
    </w:p>
    <w:p w14:paraId="15466A8C" w14:textId="639DC679" w:rsidR="00F021AD" w:rsidRDefault="00F021AD" w:rsidP="00F021AD">
      <w:pPr>
        <w:spacing w:line="360" w:lineRule="auto"/>
        <w:jc w:val="both"/>
        <w:rPr>
          <w:rFonts w:eastAsiaTheme="minorEastAsia"/>
        </w:rPr>
      </w:pPr>
      <w:r>
        <w:rPr>
          <w:rFonts w:eastAsiaTheme="minorEastAsia"/>
        </w:rPr>
        <w:t xml:space="preserve">The </w:t>
      </w:r>
      <m:oMath>
        <m:r>
          <w:rPr>
            <w:rFonts w:ascii="Cambria Math" w:eastAsiaTheme="minorEastAsia" w:hAnsi="Cambria Math"/>
            <w:vertAlign w:val="superscript"/>
          </w:rPr>
          <m:t>T</m:t>
        </m:r>
      </m:oMath>
      <w:r>
        <w:rPr>
          <w:rFonts w:eastAsiaTheme="minorEastAsia"/>
        </w:rPr>
        <w:t xml:space="preserve"> value is the temperature of the boundary of the battery just before it comes in contact with the cooling fluid, in this project these are the points with </w:t>
      </w:r>
      <w:proofErr w:type="spellStart"/>
      <w:r>
        <w:rPr>
          <w:rFonts w:eastAsiaTheme="minorEastAsia"/>
        </w:rPr>
        <w:t>i</w:t>
      </w:r>
      <w:proofErr w:type="spellEnd"/>
      <w:r>
        <w:rPr>
          <w:rFonts w:eastAsiaTheme="minorEastAsia"/>
        </w:rPr>
        <w:t xml:space="preserve"> </w:t>
      </w:r>
      <w:r w:rsidR="009820FD">
        <w:rPr>
          <w:rFonts w:eastAsiaTheme="minorEastAsia"/>
        </w:rPr>
        <w:t>or</w:t>
      </w:r>
      <w:r>
        <w:rPr>
          <w:rFonts w:eastAsiaTheme="minorEastAsia"/>
        </w:rPr>
        <w:t xml:space="preserve"> j values of 1 or res.</w:t>
      </w:r>
    </w:p>
    <w:p w14:paraId="70610E45" w14:textId="35398B05" w:rsidR="0072439F" w:rsidRDefault="00EC0CB4" w:rsidP="0072439F">
      <w:pPr>
        <w:spacing w:line="360" w:lineRule="auto"/>
        <w:jc w:val="both"/>
        <w:rPr>
          <w:rFonts w:eastAsiaTheme="minorEastAsia"/>
        </w:rPr>
      </w:pPr>
      <w:r>
        <w:rPr>
          <w:rFonts w:eastAsiaTheme="minorEastAsia"/>
        </w:rPr>
        <w:t xml:space="preserve">Essentially the greater the temperature difference the greater the heat transfer rate away from the battery. </w:t>
      </w:r>
      <w:r w:rsidR="00AB2721">
        <w:rPr>
          <w:rFonts w:eastAsiaTheme="minorEastAsia"/>
        </w:rPr>
        <w:t>The</w:t>
      </w:r>
      <w:r w:rsidR="00446549">
        <w:rPr>
          <w:rFonts w:eastAsiaTheme="minorEastAsia"/>
        </w:rPr>
        <w:t xml:space="preserve"> equation </w:t>
      </w:r>
      <w:r>
        <w:rPr>
          <w:rFonts w:eastAsiaTheme="minorEastAsia"/>
        </w:rPr>
        <w:t>can only be</w:t>
      </w:r>
      <w:r w:rsidR="00446549">
        <w:rPr>
          <w:rFonts w:eastAsiaTheme="minorEastAsia"/>
        </w:rPr>
        <w:t xml:space="preserve"> used </w:t>
      </w:r>
      <w:r w:rsidR="00A622E2">
        <w:rPr>
          <w:rFonts w:eastAsiaTheme="minorEastAsia"/>
        </w:rPr>
        <w:t>with the</w:t>
      </w:r>
      <w:r w:rsidR="00446549">
        <w:rPr>
          <w:rFonts w:eastAsiaTheme="minorEastAsia"/>
        </w:rPr>
        <w:t xml:space="preserve"> </w:t>
      </w:r>
      <w:r>
        <w:rPr>
          <w:rFonts w:eastAsiaTheme="minorEastAsia"/>
        </w:rPr>
        <w:t>air and liquid systems</w:t>
      </w:r>
      <w:r w:rsidR="00A622E2">
        <w:rPr>
          <w:rFonts w:eastAsiaTheme="minorEastAsia"/>
        </w:rPr>
        <w:t>, which allow for convection and heat transfer away from the battery.</w:t>
      </w:r>
      <w:r w:rsidR="0072439F" w:rsidRPr="0072439F">
        <w:rPr>
          <w:rFonts w:eastAsiaTheme="minorEastAsia"/>
        </w:rPr>
        <w:t xml:space="preserve"> </w:t>
      </w:r>
      <w:r w:rsidR="0072439F">
        <w:rPr>
          <w:rFonts w:eastAsiaTheme="minorEastAsia"/>
        </w:rPr>
        <w:t>In this project the equation is used to quantify how much heat is transferred away from the system with each BTMS and allows for a quantitative comparison between systems.</w:t>
      </w:r>
    </w:p>
    <w:p w14:paraId="0B6A035E" w14:textId="566D60FB" w:rsidR="00446549" w:rsidRPr="00446549" w:rsidRDefault="00446549" w:rsidP="0072439F">
      <w:pPr>
        <w:spacing w:line="360" w:lineRule="auto"/>
        <w:jc w:val="both"/>
        <w:rPr>
          <w:rFonts w:eastAsiaTheme="minorEastAsia"/>
        </w:rPr>
      </w:pPr>
    </w:p>
    <w:p w14:paraId="4F3DE0FE" w14:textId="55DC6AD1" w:rsidR="0053412A" w:rsidRDefault="004A3273" w:rsidP="0032567B">
      <w:pPr>
        <w:pStyle w:val="Heading2"/>
        <w:spacing w:line="360" w:lineRule="auto"/>
      </w:pPr>
      <w:bookmarkStart w:id="46" w:name="_Toc24206585"/>
      <w:r>
        <w:t>Literature Review</w:t>
      </w:r>
      <w:bookmarkEnd w:id="46"/>
    </w:p>
    <w:p w14:paraId="551754A8" w14:textId="252BAAD6" w:rsidR="0053412A" w:rsidRDefault="0053412A" w:rsidP="001047BE">
      <w:pPr>
        <w:pStyle w:val="Heading3"/>
        <w:spacing w:line="360" w:lineRule="auto"/>
      </w:pPr>
      <w:bookmarkStart w:id="47" w:name="_Toc24206586"/>
      <w:r>
        <w:t>Histor</w:t>
      </w:r>
      <w:r w:rsidR="002465A3">
        <w:t>ical Context of Project</w:t>
      </w:r>
      <w:bookmarkEnd w:id="47"/>
    </w:p>
    <w:p w14:paraId="10358D7B" w14:textId="6E0FF9B4" w:rsidR="00936D78" w:rsidRDefault="00334E84" w:rsidP="001047BE">
      <w:pPr>
        <w:spacing w:line="360" w:lineRule="auto"/>
        <w:jc w:val="both"/>
      </w:pPr>
      <w:r>
        <w:t xml:space="preserve">Since </w:t>
      </w:r>
      <w:r w:rsidRPr="00334E84">
        <w:t>Jean Joseph Etienne Lenoir</w:t>
      </w:r>
      <w:r>
        <w:t xml:space="preserve"> first implemented petrol fuel in the internal combustion engine of his three wheeled carriage in 1863, the automotive industry has be</w:t>
      </w:r>
      <w:r w:rsidR="00EF760B">
        <w:t xml:space="preserve">come more and more reliant upon the availability of fossil fuels as the power source of their vehicles. </w:t>
      </w:r>
      <w:r w:rsidR="001859D6">
        <w:t xml:space="preserve">This massive reliance upon crude oil is seen in </w:t>
      </w:r>
      <w:r w:rsidR="0014285C">
        <w:t>a</w:t>
      </w:r>
      <w:r w:rsidR="001859D6">
        <w:t xml:space="preserve"> great spike in</w:t>
      </w:r>
      <w:r w:rsidR="0014285C">
        <w:t xml:space="preserve"> global </w:t>
      </w:r>
      <w:r w:rsidR="0014285C">
        <w:rPr>
          <w:lang w:val="en-US"/>
        </w:rPr>
        <w:t>primary energy consumption by fossil fuels</w:t>
      </w:r>
      <w:r w:rsidR="001859D6">
        <w:t xml:space="preserve"> consumption over the past century</w:t>
      </w:r>
      <w:r w:rsidR="0014285C">
        <w:t xml:space="preserve"> </w:t>
      </w:r>
      <w:r w:rsidR="00936D78">
        <w:fldChar w:fldCharType="begin"/>
      </w:r>
      <w:r w:rsidR="00936D78">
        <w:instrText xml:space="preserve"> ADDIN EN.CITE &lt;EndNote&gt;&lt;Cite&gt;&lt;Author&gt;Smil&lt;/Author&gt;&lt;Year&gt;2016&lt;/Year&gt;&lt;RecNum&gt;11&lt;/RecNum&gt;&lt;DisplayText&gt;(Smil, 2016)&lt;/DisplayText&gt;&lt;record&gt;&lt;rec-number&gt;11&lt;/rec-number&gt;&lt;foreign-keys&gt;&lt;key app="EN" db-id="5tpze92pu5wfaze2dpbpwa0ivxzstt2dvx09" timestamp="1573039336"&gt;11&lt;/key&gt;&lt;/foreign-keys&gt;&lt;ref-type name="Book"&gt;6&lt;/ref-type&gt;&lt;contributors&gt;&lt;authors&gt;&lt;author&gt;Smil, Vaclav&lt;/author&gt;&lt;/authors&gt;&lt;/contributors&gt;&lt;titles&gt;&lt;title&gt;Energy transitions: global and national perspectives&lt;/title&gt;&lt;/titles&gt;&lt;dates&gt;&lt;year&gt;2016&lt;/year&gt;&lt;/dates&gt;&lt;publisher&gt;ABC-CLIO&lt;/publisher&gt;&lt;isbn&gt;1440853258&lt;/isbn&gt;&lt;urls&gt;&lt;/urls&gt;&lt;/record&gt;&lt;/Cite&gt;&lt;/EndNote&gt;</w:instrText>
      </w:r>
      <w:r w:rsidR="00936D78">
        <w:fldChar w:fldCharType="separate"/>
      </w:r>
      <w:r w:rsidR="00936D78">
        <w:rPr>
          <w:noProof/>
        </w:rPr>
        <w:t>(Smil, 2016)</w:t>
      </w:r>
      <w:r w:rsidR="00936D78">
        <w:fldChar w:fldCharType="end"/>
      </w:r>
      <w:r w:rsidR="00936D78">
        <w:t>.</w:t>
      </w:r>
    </w:p>
    <w:p w14:paraId="24CC21C7" w14:textId="47EBD8AA" w:rsidR="001859D6" w:rsidRPr="0014285C" w:rsidRDefault="0014285C" w:rsidP="001047BE">
      <w:pPr>
        <w:spacing w:line="360" w:lineRule="auto"/>
        <w:jc w:val="center"/>
        <w:rPr>
          <w:rFonts w:ascii="Times New Roman" w:eastAsia="Times New Roman" w:hAnsi="Times New Roman" w:cs="Times New Roman"/>
          <w:lang w:val="en-US"/>
        </w:rPr>
      </w:pPr>
      <w:r w:rsidRPr="0014285C">
        <w:rPr>
          <w:rFonts w:ascii="Times New Roman" w:eastAsia="Times New Roman" w:hAnsi="Times New Roman" w:cs="Times New Roman"/>
          <w:lang w:val="en-US"/>
        </w:rPr>
        <w:fldChar w:fldCharType="begin"/>
      </w:r>
      <w:r w:rsidRPr="0014285C">
        <w:rPr>
          <w:rFonts w:ascii="Times New Roman" w:eastAsia="Times New Roman" w:hAnsi="Times New Roman" w:cs="Times New Roman"/>
          <w:lang w:val="en-US"/>
        </w:rPr>
        <w:instrText xml:space="preserve"> INCLUDEPICTURE "/var/folders/3s/jtnjq__s1gq067z8775k06vm0000gn/T/com.microsoft.Word/WebArchiveCopyPasteTempFiles/page1image168471072" \* MERGEFORMATINET </w:instrText>
      </w:r>
      <w:r w:rsidRPr="0014285C">
        <w:rPr>
          <w:rFonts w:ascii="Times New Roman" w:eastAsia="Times New Roman" w:hAnsi="Times New Roman" w:cs="Times New Roman"/>
          <w:lang w:val="en-US"/>
        </w:rPr>
        <w:fldChar w:fldCharType="separate"/>
      </w:r>
      <w:r w:rsidRPr="0014285C">
        <w:rPr>
          <w:rFonts w:ascii="Times New Roman" w:eastAsia="Times New Roman" w:hAnsi="Times New Roman" w:cs="Times New Roman"/>
          <w:noProof/>
          <w:lang w:val="en-US"/>
        </w:rPr>
        <w:drawing>
          <wp:inline distT="0" distB="0" distL="0" distR="0" wp14:anchorId="1F3FE80D" wp14:editId="246B9079">
            <wp:extent cx="3247949" cy="2344334"/>
            <wp:effectExtent l="0" t="0" r="3810" b="5715"/>
            <wp:docPr id="47" name="Picture 47" descr="page1image16847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e1image16847107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80096" cy="2367537"/>
                    </a:xfrm>
                    <a:prstGeom prst="rect">
                      <a:avLst/>
                    </a:prstGeom>
                    <a:noFill/>
                    <a:ln>
                      <a:noFill/>
                    </a:ln>
                  </pic:spPr>
                </pic:pic>
              </a:graphicData>
            </a:graphic>
          </wp:inline>
        </w:drawing>
      </w:r>
      <w:r w:rsidRPr="0014285C">
        <w:rPr>
          <w:rFonts w:ascii="Times New Roman" w:eastAsia="Times New Roman" w:hAnsi="Times New Roman" w:cs="Times New Roman"/>
          <w:lang w:val="en-US"/>
        </w:rPr>
        <w:fldChar w:fldCharType="end"/>
      </w:r>
    </w:p>
    <w:p w14:paraId="46388D1C" w14:textId="3939149C" w:rsidR="001859D6" w:rsidRDefault="001859D6" w:rsidP="001047BE">
      <w:pPr>
        <w:pStyle w:val="Caption"/>
        <w:spacing w:line="360" w:lineRule="auto"/>
        <w:jc w:val="center"/>
        <w:rPr>
          <w:lang w:val="en-US"/>
        </w:rPr>
      </w:pPr>
      <w:r>
        <w:t xml:space="preserve">Figure </w:t>
      </w:r>
      <w:r>
        <w:fldChar w:fldCharType="begin"/>
      </w:r>
      <w:r>
        <w:instrText xml:space="preserve"> SEQ Figure \* ARABIC </w:instrText>
      </w:r>
      <w:r>
        <w:fldChar w:fldCharType="separate"/>
      </w:r>
      <w:r w:rsidR="00D653EE">
        <w:rPr>
          <w:noProof/>
        </w:rPr>
        <w:t>2</w:t>
      </w:r>
      <w:r>
        <w:fldChar w:fldCharType="end"/>
      </w:r>
      <w:r>
        <w:rPr>
          <w:lang w:val="en-US"/>
        </w:rPr>
        <w:t xml:space="preserve"> </w:t>
      </w:r>
      <w:r w:rsidR="0014285C">
        <w:rPr>
          <w:lang w:val="en-US"/>
        </w:rPr>
        <w:t>Prediction as to how the demand for electric cars is expected to boom in the coming decades.</w:t>
      </w:r>
    </w:p>
    <w:p w14:paraId="7A4B581D" w14:textId="00884023" w:rsidR="00B94373" w:rsidRDefault="00936D78" w:rsidP="001047BE">
      <w:pPr>
        <w:spacing w:line="360" w:lineRule="auto"/>
        <w:jc w:val="both"/>
      </w:pPr>
      <w:r>
        <w:rPr>
          <w:lang w:val="en-US"/>
        </w:rPr>
        <w:t xml:space="preserve">This intrinsic dependence upon fossil fuels may no longer be a suitable option for the industry as world reserves are depleting at a rapid unsustainable rate. Some predictions estimate that </w:t>
      </w:r>
      <w:r w:rsidR="00750F7B">
        <w:t>as early as</w:t>
      </w:r>
      <w:r>
        <w:t xml:space="preserve"> 2042 the world’s crude oil reservoirs will deplete leaving many automotive vehicles without any power </w:t>
      </w:r>
      <w:r>
        <w:fldChar w:fldCharType="begin"/>
      </w:r>
      <w:r>
        <w:instrText xml:space="preserve"> ADDIN EN.CITE &lt;EndNote&gt;&lt;Cite&gt;&lt;Author&gt;Shafiee&lt;/Author&gt;&lt;Year&gt;2009&lt;/Year&gt;&lt;RecNum&gt;5&lt;/RecNum&gt;&lt;DisplayText&gt;(Shafiee and Topal, 2009)&lt;/DisplayText&gt;&lt;record&gt;&lt;rec-number&gt;5&lt;/rec-number&gt;&lt;foreign-keys&gt;&lt;key app="EN" db-id="5tpze92pu5wfaze2dpbpwa0ivxzstt2dvx09" timestamp="1572717334"&gt;5&lt;/key&gt;&lt;/foreign-keys&gt;&lt;ref-type name="Journal Article"&gt;17&lt;/ref-type&gt;&lt;contributors&gt;&lt;authors&gt;&lt;author&gt;Shafiee, Shahriar&lt;/author&gt;&lt;author&gt;Topal, Erkan&lt;/author&gt;&lt;/authors&gt;&lt;/contributors&gt;&lt;titles&gt;&lt;title&gt;When will fossil fuel reserves be diminished?&lt;/title&gt;&lt;secondary-title&gt;Energy policy&lt;/secondary-title&gt;&lt;/titles&gt;&lt;periodical&gt;&lt;full-title&gt;Energy policy&lt;/full-title&gt;&lt;/periodical&gt;&lt;pages&gt;181-189&lt;/pages&gt;&lt;volume&gt;37&lt;/volume&gt;&lt;number&gt;1&lt;/number&gt;&lt;dates&gt;&lt;year&gt;2009&lt;/year&gt;&lt;/dates&gt;&lt;isbn&gt;0301-4215&lt;/isbn&gt;&lt;urls&gt;&lt;/urls&gt;&lt;/record&gt;&lt;/Cite&gt;&lt;/EndNote&gt;</w:instrText>
      </w:r>
      <w:r>
        <w:fldChar w:fldCharType="separate"/>
      </w:r>
      <w:r>
        <w:rPr>
          <w:noProof/>
        </w:rPr>
        <w:t>(Shafiee and Topal, 2009)</w:t>
      </w:r>
      <w:r>
        <w:fldChar w:fldCharType="end"/>
      </w:r>
      <w:r>
        <w:t xml:space="preserve">. </w:t>
      </w:r>
      <w:r w:rsidR="00F25A66">
        <w:t xml:space="preserve">In attempt to forestall and avoid the </w:t>
      </w:r>
      <w:r w:rsidR="00F25A66">
        <w:lastRenderedPageBreak/>
        <w:t>consequences of this crisis</w:t>
      </w:r>
      <w:r w:rsidR="00385E01">
        <w:t xml:space="preserve">, many automotive companies have </w:t>
      </w:r>
      <w:r w:rsidR="00610535">
        <w:t xml:space="preserve">begun developing sustainable vehicles </w:t>
      </w:r>
      <w:r w:rsidR="00D02AF8">
        <w:t>which are independent of fossil fuels. E</w:t>
      </w:r>
      <w:r w:rsidR="00610535">
        <w:t xml:space="preserve">lectrically driven vehicles </w:t>
      </w:r>
      <w:r w:rsidR="00D02AF8">
        <w:t>have emerged as the most suitable replacements for petrol cars and almost all automotive firms currently manufacture a commercial EDV or are in the process of developing one for public us</w:t>
      </w:r>
      <w:r w:rsidR="002751F4">
        <w:t>e.</w:t>
      </w:r>
      <w:r w:rsidR="00B94373">
        <w:t xml:space="preserve"> At this rate of </w:t>
      </w:r>
      <w:r w:rsidR="00424DC9">
        <w:t>EDV development</w:t>
      </w:r>
      <w:r w:rsidR="00B94373">
        <w:t xml:space="preserve"> </w:t>
      </w:r>
      <w:r w:rsidR="00424DC9">
        <w:t>B</w:t>
      </w:r>
      <w:r w:rsidR="00B94373">
        <w:t xml:space="preserve">loomberg New Energy </w:t>
      </w:r>
      <w:r w:rsidR="00424DC9">
        <w:t>F</w:t>
      </w:r>
      <w:r w:rsidR="00B94373">
        <w:t>inance</w:t>
      </w:r>
      <w:r w:rsidR="00424DC9">
        <w:t xml:space="preserve"> predicts that by 2040, more than </w:t>
      </w:r>
      <w:r w:rsidR="0014285C">
        <w:t>a third</w:t>
      </w:r>
      <w:r w:rsidR="00424DC9">
        <w:t xml:space="preserve"> of</w:t>
      </w:r>
      <w:r w:rsidR="0014285C">
        <w:t xml:space="preserve"> new</w:t>
      </w:r>
      <w:r w:rsidR="00424DC9">
        <w:t xml:space="preserve"> production cars will be electric </w:t>
      </w:r>
      <w:r w:rsidR="00424DC9">
        <w:fldChar w:fldCharType="begin"/>
      </w:r>
      <w:r w:rsidR="00424DC9">
        <w:instrText xml:space="preserve"> ADDIN EN.CITE &lt;EndNote&gt;&lt;Cite&gt;&lt;Author&gt;Randall&lt;/Author&gt;&lt;Year&gt;2016&lt;/Year&gt;&lt;RecNum&gt;7&lt;/RecNum&gt;&lt;DisplayText&gt;(Randall, 2016)&lt;/DisplayText&gt;&lt;record&gt;&lt;rec-number&gt;7&lt;/rec-number&gt;&lt;foreign-keys&gt;&lt;key app="EN" db-id="5tpze92pu5wfaze2dpbpwa0ivxzstt2dvx09" timestamp="1572719351"&gt;7&lt;/key&gt;&lt;/foreign-keys&gt;&lt;ref-type name="Journal Article"&gt;17&lt;/ref-type&gt;&lt;contributors&gt;&lt;authors&gt;&lt;author&gt;Randall, Tom&lt;/author&gt;&lt;/authors&gt;&lt;/contributors&gt;&lt;titles&gt;&lt;title&gt;Here’s how electric cars will cause the next oil crisis&lt;/title&gt;&lt;secondary-title&gt;Bloomberg, New York, accessed Mar&lt;/secondary-title&gt;&lt;/titles&gt;&lt;periodical&gt;&lt;full-title&gt;Bloomberg, New York, accessed Mar&lt;/full-title&gt;&lt;/periodical&gt;&lt;pages&gt;2016&lt;/pages&gt;&lt;volume&gt;25&lt;/volume&gt;&lt;dates&gt;&lt;year&gt;2016&lt;/year&gt;&lt;/dates&gt;&lt;urls&gt;&lt;/urls&gt;&lt;/record&gt;&lt;/Cite&gt;&lt;/EndNote&gt;</w:instrText>
      </w:r>
      <w:r w:rsidR="00424DC9">
        <w:fldChar w:fldCharType="separate"/>
      </w:r>
      <w:r w:rsidR="00424DC9">
        <w:rPr>
          <w:noProof/>
        </w:rPr>
        <w:t>(Randall, 2016)</w:t>
      </w:r>
      <w:r w:rsidR="00424DC9">
        <w:fldChar w:fldCharType="end"/>
      </w:r>
      <w:r w:rsidR="00424DC9">
        <w:t>.</w:t>
      </w:r>
    </w:p>
    <w:p w14:paraId="51BA27FE" w14:textId="77777777" w:rsidR="00B94373" w:rsidRDefault="00B94373" w:rsidP="001047BE">
      <w:pPr>
        <w:spacing w:line="360" w:lineRule="auto"/>
        <w:jc w:val="both"/>
      </w:pPr>
    </w:p>
    <w:p w14:paraId="4F54078A" w14:textId="7FFFA7F3" w:rsidR="00A933B1" w:rsidRDefault="00B94373" w:rsidP="001047BE">
      <w:pPr>
        <w:spacing w:line="360" w:lineRule="auto"/>
        <w:jc w:val="both"/>
      </w:pPr>
      <w:r>
        <w:t>The first mass-produced commercial vehicle that utilised electric batteries was the Toyota Prius, which was released in 1997. The Prius</w:t>
      </w:r>
      <w:r w:rsidR="005227E3">
        <w:t>’</w:t>
      </w:r>
      <w:r>
        <w:t xml:space="preserve"> design was a hybrid vehicle making use of both electric battery cells and gasoline as power sources for mot</w:t>
      </w:r>
      <w:r w:rsidR="0007163A">
        <w:t xml:space="preserve">ion. The design was initially met with complaints regarding aesthetics and spaciousness, however, later models addressed this and the car became one of the most successful vehicles in history </w:t>
      </w:r>
      <w:r w:rsidR="0007163A">
        <w:fldChar w:fldCharType="begin"/>
      </w:r>
      <w:r w:rsidR="0007163A">
        <w:instrText xml:space="preserve"> ADDIN EN.CITE &lt;EndNote&gt;&lt;Cite&gt;&lt;Author&gt;Halbright&lt;/Author&gt;&lt;Year&gt;2010&lt;/Year&gt;&lt;RecNum&gt;13&lt;/RecNum&gt;&lt;DisplayText&gt;(Halbright and Dunn, 2010)&lt;/DisplayText&gt;&lt;record&gt;&lt;rec-number&gt;13&lt;/rec-number&gt;&lt;foreign-keys&gt;&lt;key app="EN" db-id="5tpze92pu5wfaze2dpbpwa0ivxzstt2dvx09" timestamp="1573042384"&gt;13&lt;/key&gt;&lt;/foreign-keys&gt;&lt;ref-type name="Journal Article"&gt;17&lt;/ref-type&gt;&lt;contributors&gt;&lt;authors&gt;&lt;author&gt;Halbright, Rudi&lt;/author&gt;&lt;author&gt;Dunn, Max&lt;/author&gt;&lt;/authors&gt;&lt;/contributors&gt;&lt;titles&gt;&lt;title&gt;Case Study: The Toyota Prius&lt;/title&gt;&lt;secondary-title&gt;Managerial Marketing&lt;/secondary-title&gt;&lt;/titles&gt;&lt;periodical&gt;&lt;full-title&gt;Managerial Marketing&lt;/full-title&gt;&lt;/periodical&gt;&lt;dates&gt;&lt;year&gt;2010&lt;/year&gt;&lt;/dates&gt;&lt;urls&gt;&lt;/urls&gt;&lt;/record&gt;&lt;/Cite&gt;&lt;/EndNote&gt;</w:instrText>
      </w:r>
      <w:r w:rsidR="0007163A">
        <w:fldChar w:fldCharType="separate"/>
      </w:r>
      <w:r w:rsidR="0007163A">
        <w:rPr>
          <w:noProof/>
        </w:rPr>
        <w:t>(Halbright and Dunn, 2010)</w:t>
      </w:r>
      <w:r w:rsidR="0007163A">
        <w:fldChar w:fldCharType="end"/>
      </w:r>
      <w:r w:rsidR="0007163A">
        <w:t>.</w:t>
      </w:r>
      <w:r w:rsidR="00A933B1">
        <w:t xml:space="preserve"> </w:t>
      </w:r>
      <w:r w:rsidR="0007163A">
        <w:t>The next step was mass-producing</w:t>
      </w:r>
      <w:r w:rsidR="00BF0C28">
        <w:t xml:space="preserve"> fully</w:t>
      </w:r>
      <w:r w:rsidR="0007163A">
        <w:t xml:space="preserve"> electric vehicles</w:t>
      </w:r>
      <w:r w:rsidR="00BF0C28">
        <w:t xml:space="preserve">, which Tesla accomplished in 2006, by introducing the Tesla Roadster which ran </w:t>
      </w:r>
      <w:r w:rsidR="00E263C4">
        <w:t xml:space="preserve">on </w:t>
      </w:r>
      <w:r w:rsidR="00BF0C28">
        <w:t xml:space="preserve">an AC induction motor </w:t>
      </w:r>
      <w:r w:rsidR="00E263C4">
        <w:t>using</w:t>
      </w:r>
      <w:r w:rsidR="00BF0C28">
        <w:t xml:space="preserve"> lithium ion battery cells. This car was the first commercially marketed and mass produced fully electric vehicle but was more of a novelty than a practical car for the public.</w:t>
      </w:r>
    </w:p>
    <w:p w14:paraId="0DDB206C" w14:textId="77777777" w:rsidR="00A933B1" w:rsidRDefault="00A933B1" w:rsidP="001047BE">
      <w:pPr>
        <w:spacing w:line="360" w:lineRule="auto"/>
        <w:jc w:val="both"/>
      </w:pPr>
    </w:p>
    <w:p w14:paraId="666C4ED6" w14:textId="2AE932F1" w:rsidR="00E263C4" w:rsidRDefault="00BF0C28" w:rsidP="001047BE">
      <w:pPr>
        <w:pStyle w:val="Heading3"/>
        <w:spacing w:line="360" w:lineRule="auto"/>
      </w:pPr>
      <w:bookmarkStart w:id="48" w:name="_Toc24206587"/>
      <w:r>
        <w:t>Current Context of Project</w:t>
      </w:r>
      <w:bookmarkEnd w:id="48"/>
    </w:p>
    <w:p w14:paraId="1EF62AA7" w14:textId="493BDD8A" w:rsidR="000C1338" w:rsidRDefault="001748A2" w:rsidP="00C0184F">
      <w:pPr>
        <w:spacing w:line="360" w:lineRule="auto"/>
        <w:jc w:val="both"/>
      </w:pPr>
      <w:r>
        <w:t xml:space="preserve">There are currently two fundamental issues that the electric vehicle must overcome in order to attain </w:t>
      </w:r>
      <w:r w:rsidR="00E27E78">
        <w:t>top</w:t>
      </w:r>
      <w:r>
        <w:t xml:space="preserve"> </w:t>
      </w:r>
      <w:r w:rsidR="00E27E78">
        <w:t>performances</w:t>
      </w:r>
      <w:r>
        <w:t>. Firstly, there are functionality concerns; overheating of the power cells is commonplace and so is short</w:t>
      </w:r>
      <w:r w:rsidR="00E27E78">
        <w:t>age of</w:t>
      </w:r>
      <w:r>
        <w:t xml:space="preserve"> battery life. Secondly, there are</w:t>
      </w:r>
      <w:r w:rsidR="000C1338">
        <w:t xml:space="preserve"> also</w:t>
      </w:r>
      <w:r>
        <w:t xml:space="preserve"> significant safety concerns; thermal runaway </w:t>
      </w:r>
      <w:r w:rsidR="000C1338">
        <w:t xml:space="preserve">regularly happens, </w:t>
      </w:r>
      <w:r>
        <w:t>and battery explosion</w:t>
      </w:r>
      <w:r w:rsidR="000C1338">
        <w:t>s</w:t>
      </w:r>
      <w:r>
        <w:t xml:space="preserve"> are</w:t>
      </w:r>
      <w:r w:rsidR="000C1338">
        <w:t xml:space="preserve"> rare but pose a deadly risk to the public</w:t>
      </w:r>
      <w:r w:rsidR="00D17C85" w:rsidRPr="00D17C85">
        <w:t xml:space="preserve"> </w:t>
      </w:r>
      <w:r w:rsidR="00D17C85">
        <w:fldChar w:fldCharType="begin"/>
      </w:r>
      <w:r w:rsidR="00D17C85">
        <w:instrText xml:space="preserve"> ADDIN EN.CITE &lt;EndNote&gt;&lt;Cite&gt;&lt;Author&gt;Liu&lt;/Author&gt;&lt;Year&gt;2019&lt;/Year&gt;&lt;RecNum&gt;14&lt;/RecNum&gt;&lt;DisplayText&gt;(Liu et al., 2019)&lt;/DisplayText&gt;&lt;record&gt;&lt;rec-number&gt;14&lt;/rec-number&gt;&lt;foreign-keys&gt;&lt;key app="EN" db-id="5tpze92pu5wfaze2dpbpwa0ivxzstt2dvx09" timestamp="1573046252"&gt;14&lt;/key&gt;&lt;/foreign-keys&gt;&lt;ref-type name="Journal Article"&gt;17&lt;/ref-type&gt;&lt;contributors&gt;&lt;authors&gt;&lt;author&gt;Liu, Binghe&lt;/author&gt;&lt;author&gt;Jia, Yikai&lt;/author&gt;&lt;author&gt;Yuan, Chunhao&lt;/author&gt;&lt;author&gt;Wang, Lubing&lt;/author&gt;&lt;author&gt;Gao, Xiang&lt;/author&gt;&lt;author&gt;Yin, Sha&lt;/author&gt;&lt;author&gt;Xu, Jun&lt;/author&gt;&lt;/authors&gt;&lt;/contributors&gt;&lt;titles&gt;&lt;title&gt;Safety issues and mechanisms of lithium-ion battery cell upon mechanical abusive loading: a review&lt;/title&gt;&lt;secondary-title&gt;Energy Storage Materials&lt;/secondary-title&gt;&lt;/titles&gt;&lt;periodical&gt;&lt;full-title&gt;Energy Storage Materials&lt;/full-title&gt;&lt;/periodical&gt;&lt;dates&gt;&lt;year&gt;2019&lt;/year&gt;&lt;/dates&gt;&lt;isbn&gt;2405-8297&lt;/isbn&gt;&lt;urls&gt;&lt;/urls&gt;&lt;/record&gt;&lt;/Cite&gt;&lt;/EndNote&gt;</w:instrText>
      </w:r>
      <w:r w:rsidR="00D17C85">
        <w:fldChar w:fldCharType="separate"/>
      </w:r>
      <w:r w:rsidR="00D17C85">
        <w:rPr>
          <w:noProof/>
        </w:rPr>
        <w:t>(Liu et al., 2019)</w:t>
      </w:r>
      <w:r w:rsidR="00D17C85">
        <w:fldChar w:fldCharType="end"/>
      </w:r>
      <w:r w:rsidR="000C1338">
        <w:t>.</w:t>
      </w:r>
    </w:p>
    <w:p w14:paraId="11D25F37" w14:textId="4E9B8863" w:rsidR="003D0E1A" w:rsidRDefault="003D0E1A" w:rsidP="001047BE">
      <w:pPr>
        <w:spacing w:line="360" w:lineRule="auto"/>
        <w:jc w:val="both"/>
      </w:pPr>
    </w:p>
    <w:p w14:paraId="3FCC1BC7" w14:textId="27E52D53" w:rsidR="003D0E1A" w:rsidRPr="00E27E78" w:rsidRDefault="00E27E78" w:rsidP="001047BE">
      <w:pPr>
        <w:spacing w:line="360" w:lineRule="auto"/>
        <w:jc w:val="both"/>
      </w:pPr>
      <w:r>
        <w:t>Because of the thermal context of these concerns, Li-ion battery manufacturers often quote optimal/safe operating temperatures such as to minimize the risk of the aforementioned concerns. The</w:t>
      </w:r>
      <w:r w:rsidR="003D0E1A">
        <w:t xml:space="preserve"> window</w:t>
      </w:r>
      <w:r w:rsidR="00BF7515">
        <w:t xml:space="preserve"> </w:t>
      </w:r>
      <w:r w:rsidR="003D0E1A">
        <w:t>of</w:t>
      </w:r>
      <w:r>
        <w:t xml:space="preserve"> recommended</w:t>
      </w:r>
      <w:r w:rsidR="003D0E1A" w:rsidRPr="003D0E1A">
        <w:t xml:space="preserve"> operating temperatures</w:t>
      </w:r>
      <w:r>
        <w:t xml:space="preserve"> for</w:t>
      </w:r>
      <w:r w:rsidR="003D0E1A" w:rsidRPr="003D0E1A">
        <w:t xml:space="preserve"> </w:t>
      </w:r>
      <w:r>
        <w:t xml:space="preserve">most </w:t>
      </w:r>
      <w:r w:rsidR="003D0E1A" w:rsidRPr="003D0E1A">
        <w:t>automotive batteries</w:t>
      </w:r>
      <w:r w:rsidR="003D0E1A">
        <w:t xml:space="preserve"> </w:t>
      </w:r>
      <w:r w:rsidR="00BF7515">
        <w:t xml:space="preserve">varies </w:t>
      </w:r>
      <w:r>
        <w:t xml:space="preserve">between each manufacturer but also varies between the </w:t>
      </w:r>
      <w:r w:rsidR="00BF7515">
        <w:t>different stages of the battery cycle</w:t>
      </w:r>
      <w:r w:rsidR="003D0E1A" w:rsidRPr="003D0E1A">
        <w:t xml:space="preserve">: </w:t>
      </w:r>
      <w:r w:rsidR="00BF7515">
        <w:t xml:space="preserve">for </w:t>
      </w:r>
      <w:r w:rsidR="003D0E1A" w:rsidRPr="003D0E1A">
        <w:t>discharging</w:t>
      </w:r>
      <w:r w:rsidR="00BF7515">
        <w:t>,</w:t>
      </w:r>
      <w:r w:rsidR="003D0E1A" w:rsidRPr="003D0E1A">
        <w:t xml:space="preserve"> </w:t>
      </w:r>
      <w:r w:rsidR="003D0E1A">
        <w:t>-</w:t>
      </w:r>
      <w:r w:rsidR="003D0E1A" w:rsidRPr="003D0E1A">
        <w:t>20 to 55</w:t>
      </w:r>
      <w:r w:rsidR="003D0E1A">
        <w:sym w:font="Symbol" w:char="F0B0"/>
      </w:r>
      <w:r w:rsidR="003D0E1A" w:rsidRPr="0019269B">
        <w:t>C</w:t>
      </w:r>
      <w:r w:rsidR="00BF7515">
        <w:t>,</w:t>
      </w:r>
      <w:r w:rsidR="003D0E1A" w:rsidRPr="003D0E1A">
        <w:t xml:space="preserve"> and </w:t>
      </w:r>
      <w:r w:rsidR="00BF7515">
        <w:t xml:space="preserve">for </w:t>
      </w:r>
      <w:r w:rsidR="003D0E1A" w:rsidRPr="003D0E1A">
        <w:t>charging</w:t>
      </w:r>
      <w:r w:rsidR="00BF7515">
        <w:t xml:space="preserve">, </w:t>
      </w:r>
      <w:r w:rsidR="003D0E1A" w:rsidRPr="003D0E1A">
        <w:t>0</w:t>
      </w:r>
      <w:r>
        <w:t xml:space="preserve"> to </w:t>
      </w:r>
      <w:r w:rsidR="003D0E1A">
        <w:t>4</w:t>
      </w:r>
      <w:r w:rsidR="003D0E1A" w:rsidRPr="003D0E1A">
        <w:t>5</w:t>
      </w:r>
      <w:r w:rsidR="003D0E1A">
        <w:sym w:font="Symbol" w:char="F0B0"/>
      </w:r>
      <w:r w:rsidR="003D0E1A" w:rsidRPr="0019269B">
        <w:t>C</w:t>
      </w:r>
      <w:r w:rsidR="003D0E1A" w:rsidRPr="003D0E1A">
        <w:t xml:space="preserve"> </w:t>
      </w:r>
      <w:r w:rsidR="003D0E1A">
        <w:fldChar w:fldCharType="begin"/>
      </w:r>
      <w:r w:rsidR="003D0E1A">
        <w:instrText xml:space="preserve"> ADDIN EN.CITE &lt;EndNote&gt;&lt;Cite&gt;&lt;Author&gt;Lu&lt;/Author&gt;&lt;Year&gt;2013&lt;/Year&gt;&lt;RecNum&gt;15&lt;/RecNum&gt;&lt;DisplayText&gt;(Lu et al., 2013)&lt;/DisplayText&gt;&lt;record&gt;&lt;rec-number&gt;15&lt;/rec-number&gt;&lt;foreign-keys&gt;&lt;key app="EN" db-id="5tpze92pu5wfaze2dpbpwa0ivxzstt2dvx09" timestamp="1573054161"&gt;15&lt;/key&gt;&lt;/foreign-keys&gt;&lt;ref-type name="Journal Article"&gt;17&lt;/ref-type&gt;&lt;contributors&gt;&lt;authors&gt;&lt;author&gt;Lu, Languang&lt;/author&gt;&lt;author&gt;Han, Xuebing&lt;/author&gt;&lt;author&gt;Li, Jianqiu&lt;/author&gt;&lt;author&gt;Hua, Jianfeng&lt;/author&gt;&lt;author&gt;Ouyang, Minggao&lt;/author&gt;&lt;/authors&gt;&lt;/contributors&gt;&lt;titles&gt;&lt;title&gt;A review on the key issues for lithium-ion battery management in electric vehicles&lt;/title&gt;&lt;secondary-title&gt;Journal of power sources&lt;/secondary-title&gt;&lt;/titles&gt;&lt;periodical&gt;&lt;full-title&gt;Journal of Power Sources&lt;/full-title&gt;&lt;/periodical&gt;&lt;pages&gt;272-288&lt;/pages&gt;&lt;volume&gt;226&lt;/volume&gt;&lt;dates&gt;&lt;year&gt;2013&lt;/year&gt;&lt;/dates&gt;&lt;isbn&gt;0378-7753&lt;/isbn&gt;&lt;urls&gt;&lt;/urls&gt;&lt;/record&gt;&lt;/Cite&gt;&lt;/EndNote&gt;</w:instrText>
      </w:r>
      <w:r w:rsidR="003D0E1A">
        <w:fldChar w:fldCharType="separate"/>
      </w:r>
      <w:r w:rsidR="003D0E1A">
        <w:rPr>
          <w:noProof/>
        </w:rPr>
        <w:t>(Lu et al., 2013)</w:t>
      </w:r>
      <w:r w:rsidR="003D0E1A">
        <w:fldChar w:fldCharType="end"/>
      </w:r>
      <w:r w:rsidR="003D0E1A">
        <w:t xml:space="preserve">. </w:t>
      </w:r>
      <w:r w:rsidR="00BF7515">
        <w:t xml:space="preserve">The operating voltage is also kept to a limit of 1.5 – 4.2 V such as to improve reliability </w:t>
      </w:r>
      <w:r w:rsidR="00BF7515">
        <w:fldChar w:fldCharType="begin"/>
      </w:r>
      <w:r w:rsidR="00BF7515">
        <w:instrText xml:space="preserve"> ADDIN EN.CITE &lt;EndNote&gt;&lt;Cite&gt;&lt;Author&gt;Lu&lt;/Author&gt;&lt;Year&gt;2013&lt;/Year&gt;&lt;RecNum&gt;15&lt;/RecNum&gt;&lt;DisplayText&gt;(Lu et al., 2013)&lt;/DisplayText&gt;&lt;record&gt;&lt;rec-number&gt;15&lt;/rec-number&gt;&lt;foreign-keys&gt;&lt;key app="EN" db-id="5tpze92pu5wfaze2dpbpwa0ivxzstt2dvx09" timestamp="1573054161"&gt;15&lt;/key&gt;&lt;/foreign-keys&gt;&lt;ref-type name="Journal Article"&gt;17&lt;/ref-type&gt;&lt;contributors&gt;&lt;authors&gt;&lt;author&gt;Lu, Languang&lt;/author&gt;&lt;author&gt;Han, Xuebing&lt;/author&gt;&lt;author&gt;Li, Jianqiu&lt;/author&gt;&lt;author&gt;Hua, Jianfeng&lt;/author&gt;&lt;author&gt;Ouyang, Minggao&lt;/author&gt;&lt;/authors&gt;&lt;/contributors&gt;&lt;titles&gt;&lt;title&gt;A review on the key issues for lithium-ion battery management in electric vehicles&lt;/title&gt;&lt;secondary-title&gt;Journal of power sources&lt;/secondary-title&gt;&lt;/titles&gt;&lt;periodical&gt;&lt;full-title&gt;Journal of Power Sources&lt;/full-title&gt;&lt;/periodical&gt;&lt;pages&gt;272-288&lt;/pages&gt;&lt;volume&gt;226&lt;/volume&gt;&lt;dates&gt;&lt;year&gt;2013&lt;/year&gt;&lt;/dates&gt;&lt;isbn&gt;0378-7753&lt;/isbn&gt;&lt;urls&gt;&lt;/urls&gt;&lt;/record&gt;&lt;/Cite&gt;&lt;/EndNote&gt;</w:instrText>
      </w:r>
      <w:r w:rsidR="00BF7515">
        <w:fldChar w:fldCharType="separate"/>
      </w:r>
      <w:r w:rsidR="00BF7515">
        <w:rPr>
          <w:noProof/>
        </w:rPr>
        <w:t>(Lu et al., 2013)</w:t>
      </w:r>
      <w:r w:rsidR="00BF7515">
        <w:fldChar w:fldCharType="end"/>
      </w:r>
      <w:r w:rsidR="00BF7515">
        <w:t>.</w:t>
      </w:r>
      <w:r w:rsidR="00695136">
        <w:t xml:space="preserve"> It is also required that the temperature gradient within a single cell not exceed 5</w:t>
      </w:r>
      <w:r w:rsidR="00695136">
        <w:sym w:font="Symbol" w:char="F0B0"/>
      </w:r>
      <w:r w:rsidR="00695136" w:rsidRPr="0019269B">
        <w:t>C</w:t>
      </w:r>
      <w:r w:rsidR="00695136">
        <w:t xml:space="preserve"> </w:t>
      </w:r>
      <w:r w:rsidR="00695136">
        <w:lastRenderedPageBreak/>
        <w:t xml:space="preserve">as this causes the cell to perform as if it was at higher temperatures than it truly is, this leads to shorter cell life as well damaging the cell structure </w:t>
      </w:r>
      <w:r w:rsidR="00695136">
        <w:fldChar w:fldCharType="begin"/>
      </w:r>
      <w:r w:rsidR="00695136">
        <w:instrText xml:space="preserve"> ADDIN EN.CITE &lt;EndNote&gt;&lt;Cite&gt;&lt;Author&gt;Worwood&lt;/Author&gt;&lt;Year&gt;2017&lt;/Year&gt;&lt;RecNum&gt;10&lt;/RecNum&gt;&lt;DisplayText&gt;(Worwood et al., 2017)&lt;/DisplayText&gt;&lt;record&gt;&lt;rec-number&gt;10&lt;/rec-number&gt;&lt;foreign-keys&gt;&lt;key app="EN" db-id="5tpze92pu5wfaze2dpbpwa0ivxzstt2dvx09" timestamp="1572776979"&gt;10&lt;/key&gt;&lt;/foreign-keys&gt;&lt;ref-type name="Journal Article"&gt;17&lt;/ref-type&gt;&lt;contributors&gt;&lt;authors&gt;&lt;author&gt;Worwood, Daniel&lt;/author&gt;&lt;author&gt;Kellner, Quirin&lt;/author&gt;&lt;author&gt;Wojtala, Malgorzata&lt;/author&gt;&lt;author&gt;Widanage, WD&lt;/author&gt;&lt;author&gt;McGlen, Ryan&lt;/author&gt;&lt;author&gt;Greenwood, David&lt;/author&gt;&lt;author&gt;Marco, James&lt;/author&gt;&lt;/authors&gt;&lt;/contributors&gt;&lt;titles&gt;&lt;title&gt;A new approach to the internal thermal management of cylindrical battery cells for automotive applications&lt;/title&gt;&lt;secondary-title&gt;Journal of Power Sources&lt;/secondary-title&gt;&lt;/titles&gt;&lt;periodical&gt;&lt;full-title&gt;Journal of Power Sources&lt;/full-title&gt;&lt;/periodical&gt;&lt;pages&gt;151-166&lt;/pages&gt;&lt;volume&gt;346&lt;/volume&gt;&lt;dates&gt;&lt;year&gt;2017&lt;/year&gt;&lt;/dates&gt;&lt;isbn&gt;0378-7753&lt;/isbn&gt;&lt;urls&gt;&lt;/urls&gt;&lt;/record&gt;&lt;/Cite&gt;&lt;/EndNote&gt;</w:instrText>
      </w:r>
      <w:r w:rsidR="00695136">
        <w:fldChar w:fldCharType="separate"/>
      </w:r>
      <w:r w:rsidR="00695136">
        <w:rPr>
          <w:noProof/>
        </w:rPr>
        <w:t>(Worwood et al., 2017)</w:t>
      </w:r>
      <w:r w:rsidR="00695136">
        <w:fldChar w:fldCharType="end"/>
      </w:r>
      <w:r w:rsidR="00695136">
        <w:t>.</w:t>
      </w:r>
    </w:p>
    <w:p w14:paraId="09642D0B" w14:textId="66CE25BA" w:rsidR="00C55E84" w:rsidRPr="00BF7515" w:rsidRDefault="00C55E84" w:rsidP="001047BE">
      <w:pPr>
        <w:spacing w:line="360" w:lineRule="auto"/>
        <w:jc w:val="both"/>
        <w:rPr>
          <w:lang w:val="en-US"/>
        </w:rPr>
      </w:pPr>
    </w:p>
    <w:p w14:paraId="24E97C81" w14:textId="2C5A2354" w:rsidR="00054E5E" w:rsidRDefault="00372C5A" w:rsidP="001047BE">
      <w:pPr>
        <w:spacing w:line="360" w:lineRule="auto"/>
        <w:jc w:val="both"/>
      </w:pPr>
      <w:r>
        <w:t>These temperature ranges are often hard to maintain while attempting to extract as much energy as possible from the batteries. As such, th</w:t>
      </w:r>
      <w:r w:rsidR="00E27E78">
        <w:t xml:space="preserve">ere has been an abundance of research conducted to investigate the use of thermal management systems </w:t>
      </w:r>
      <w:r>
        <w:t xml:space="preserve">that allow for maximum power production while </w:t>
      </w:r>
      <w:r w:rsidR="00E27E78">
        <w:t>keep</w:t>
      </w:r>
      <w:r>
        <w:t>ing</w:t>
      </w:r>
      <w:r w:rsidR="00E27E78">
        <w:t xml:space="preserve"> the batteries within an optimal/safe window.</w:t>
      </w:r>
      <w:r w:rsidR="00054E5E">
        <w:t xml:space="preserve"> These BTM systems have three main tasks </w:t>
      </w:r>
      <w:r w:rsidR="00054E5E">
        <w:fldChar w:fldCharType="begin"/>
      </w:r>
      <w:r w:rsidR="00054E5E">
        <w:instrText xml:space="preserve"> ADDIN EN.CITE &lt;EndNote&gt;&lt;Cite&gt;&lt;Author&gt;Lu&lt;/Author&gt;&lt;Year&gt;2013&lt;/Year&gt;&lt;RecNum&gt;15&lt;/RecNum&gt;&lt;DisplayText&gt;(Lu et al., 2013)&lt;/DisplayText&gt;&lt;record&gt;&lt;rec-number&gt;15&lt;/rec-number&gt;&lt;foreign-keys&gt;&lt;key app="EN" db-id="5tpze92pu5wfaze2dpbpwa0ivxzstt2dvx09" timestamp="1573054161"&gt;15&lt;/key&gt;&lt;/foreign-keys&gt;&lt;ref-type name="Journal Article"&gt;17&lt;/ref-type&gt;&lt;contributors&gt;&lt;authors&gt;&lt;author&gt;Lu, Languang&lt;/author&gt;&lt;author&gt;Han, Xuebing&lt;/author&gt;&lt;author&gt;Li, Jianqiu&lt;/author&gt;&lt;author&gt;Hua, Jianfeng&lt;/author&gt;&lt;author&gt;Ouyang, Minggao&lt;/author&gt;&lt;/authors&gt;&lt;/contributors&gt;&lt;titles&gt;&lt;title&gt;A review on the key issues for lithium-ion battery management in electric vehicles&lt;/title&gt;&lt;secondary-title&gt;Journal of power sources&lt;/secondary-title&gt;&lt;/titles&gt;&lt;periodical&gt;&lt;full-title&gt;Journal of Power Sources&lt;/full-title&gt;&lt;/periodical&gt;&lt;pages&gt;272-288&lt;/pages&gt;&lt;volume&gt;226&lt;/volume&gt;&lt;dates&gt;&lt;year&gt;2013&lt;/year&gt;&lt;/dates&gt;&lt;isbn&gt;0378-7753&lt;/isbn&gt;&lt;urls&gt;&lt;/urls&gt;&lt;/record&gt;&lt;/Cite&gt;&lt;/EndNote&gt;</w:instrText>
      </w:r>
      <w:r w:rsidR="00054E5E">
        <w:fldChar w:fldCharType="separate"/>
      </w:r>
      <w:r w:rsidR="00054E5E">
        <w:rPr>
          <w:noProof/>
        </w:rPr>
        <w:t>(Lu et al., 2013)</w:t>
      </w:r>
      <w:r w:rsidR="00054E5E">
        <w:fldChar w:fldCharType="end"/>
      </w:r>
      <w:r w:rsidR="00054E5E">
        <w:t>:</w:t>
      </w:r>
    </w:p>
    <w:p w14:paraId="50A4635D" w14:textId="26E12F00" w:rsidR="00054E5E" w:rsidRPr="00054E5E" w:rsidRDefault="00054E5E" w:rsidP="001047BE">
      <w:pPr>
        <w:pStyle w:val="ListParagraph"/>
        <w:numPr>
          <w:ilvl w:val="0"/>
          <w:numId w:val="13"/>
        </w:numPr>
        <w:spacing w:line="360" w:lineRule="auto"/>
        <w:jc w:val="both"/>
        <w:rPr>
          <w:i/>
          <w:iCs/>
        </w:rPr>
      </w:pPr>
      <w:r w:rsidRPr="00054E5E">
        <w:rPr>
          <w:i/>
          <w:iCs/>
        </w:rPr>
        <w:t>Protect the cells and battery packs from being damaged</w:t>
      </w:r>
    </w:p>
    <w:p w14:paraId="39D8CB11" w14:textId="28FEFFD7" w:rsidR="00054E5E" w:rsidRPr="00054E5E" w:rsidRDefault="00054E5E" w:rsidP="001047BE">
      <w:pPr>
        <w:pStyle w:val="ListParagraph"/>
        <w:numPr>
          <w:ilvl w:val="0"/>
          <w:numId w:val="13"/>
        </w:numPr>
        <w:spacing w:line="360" w:lineRule="auto"/>
        <w:jc w:val="both"/>
        <w:rPr>
          <w:i/>
          <w:iCs/>
        </w:rPr>
      </w:pPr>
      <w:r w:rsidRPr="00054E5E">
        <w:rPr>
          <w:i/>
          <w:iCs/>
        </w:rPr>
        <w:t>Make the batteries operate within the proper voltage and temperature interval, guarantee the safety and prolong their service life as long as possible.</w:t>
      </w:r>
    </w:p>
    <w:p w14:paraId="307E7A51" w14:textId="19DAF343" w:rsidR="00054E5E" w:rsidRPr="00D17C85" w:rsidRDefault="00054E5E" w:rsidP="001047BE">
      <w:pPr>
        <w:pStyle w:val="ListParagraph"/>
        <w:numPr>
          <w:ilvl w:val="0"/>
          <w:numId w:val="13"/>
        </w:numPr>
        <w:spacing w:line="360" w:lineRule="auto"/>
        <w:jc w:val="both"/>
        <w:rPr>
          <w:i/>
          <w:iCs/>
        </w:rPr>
      </w:pPr>
      <w:r w:rsidRPr="00054E5E">
        <w:rPr>
          <w:i/>
          <w:iCs/>
        </w:rPr>
        <w:t>Maintain the batteries to operate in a state that the batteries could fulfil the vehicles' requirements.</w:t>
      </w:r>
    </w:p>
    <w:p w14:paraId="7BEE53DD" w14:textId="7A964AE8" w:rsidR="00D17C85" w:rsidRDefault="00D17C85" w:rsidP="00E10980">
      <w:pPr>
        <w:spacing w:line="360" w:lineRule="auto"/>
        <w:jc w:val="both"/>
      </w:pPr>
      <w:r>
        <w:t xml:space="preserve">The thermal management systems that will be investigated in this report will be assessed with regards to how well they accomplish these three tasks. </w:t>
      </w:r>
    </w:p>
    <w:p w14:paraId="30C991E6" w14:textId="6BAA7F35" w:rsidR="00D17C85" w:rsidRPr="00054E5E" w:rsidRDefault="003401FE" w:rsidP="001047BE">
      <w:pPr>
        <w:pStyle w:val="Heading3"/>
        <w:spacing w:line="360" w:lineRule="auto"/>
      </w:pPr>
      <w:bookmarkStart w:id="49" w:name="_Toc24206588"/>
      <w:r>
        <w:t xml:space="preserve">Description of </w:t>
      </w:r>
      <w:r w:rsidR="00C97E14">
        <w:t>C</w:t>
      </w:r>
      <w:r w:rsidR="00B53842">
        <w:t>urrent</w:t>
      </w:r>
      <w:r>
        <w:t xml:space="preserve"> </w:t>
      </w:r>
      <w:r w:rsidR="00725A6B">
        <w:t>T</w:t>
      </w:r>
      <w:r>
        <w:t xml:space="preserve">hermal </w:t>
      </w:r>
      <w:r w:rsidR="00725A6B">
        <w:t>M</w:t>
      </w:r>
      <w:r>
        <w:t xml:space="preserve">anagement </w:t>
      </w:r>
      <w:r w:rsidR="00725A6B">
        <w:t>S</w:t>
      </w:r>
      <w:r>
        <w:t>ystems</w:t>
      </w:r>
      <w:bookmarkEnd w:id="49"/>
    </w:p>
    <w:p w14:paraId="5C43E6CB" w14:textId="6D80E13B" w:rsidR="00EC4DBA" w:rsidRDefault="00D72084" w:rsidP="00D72084">
      <w:pPr>
        <w:pStyle w:val="Heading4"/>
      </w:pPr>
      <w:r>
        <w:t>Heat Pipes</w:t>
      </w:r>
    </w:p>
    <w:p w14:paraId="131A08F3" w14:textId="604F041D" w:rsidR="00EC4DBA" w:rsidRDefault="00D72084" w:rsidP="001047BE">
      <w:pPr>
        <w:spacing w:line="360" w:lineRule="auto"/>
        <w:jc w:val="both"/>
      </w:pPr>
      <w:r>
        <w:t xml:space="preserve">Heat pipes are split into three sections, an evaporator and a condenser with an adiabatic section </w:t>
      </w:r>
      <w:r w:rsidR="009C0CE0">
        <w:t>in-between. In the evaporator heat radiated from the battery is absorbed by fluid in the saturated state, this heat is then transferred to the condenser where the heat is lost to a cooling fluid. The fluid is then pulled back to the evaporator through capillary forces and the cycle repeats with heat being transferred away from the battery.</w:t>
      </w:r>
    </w:p>
    <w:p w14:paraId="5810EB57" w14:textId="07A2129D" w:rsidR="009C0CE0" w:rsidRDefault="009C0CE0" w:rsidP="001047BE">
      <w:pPr>
        <w:spacing w:line="360" w:lineRule="auto"/>
        <w:jc w:val="both"/>
      </w:pPr>
      <w:r>
        <w:t>The advantage of using heat pipes is that they are</w:t>
      </w:r>
      <w:r w:rsidRPr="009C0CE0">
        <w:t xml:space="preserve"> </w:t>
      </w:r>
      <w:r>
        <w:t>generally l</w:t>
      </w:r>
      <w:r w:rsidRPr="009C0CE0">
        <w:t>ightweight, compact and</w:t>
      </w:r>
      <w:r>
        <w:t xml:space="preserve"> have</w:t>
      </w:r>
      <w:r w:rsidRPr="009C0CE0">
        <w:t xml:space="preserve"> flexible geometr</w:t>
      </w:r>
      <w:r>
        <w:t>ies</w:t>
      </w:r>
      <w:r w:rsidR="007C7B8E" w:rsidRPr="007C7B8E">
        <w:t xml:space="preserve"> </w:t>
      </w:r>
      <w:r w:rsidR="007C7B8E">
        <w:fldChar w:fldCharType="begin"/>
      </w:r>
      <w:r w:rsidR="007C7B8E">
        <w:instrText xml:space="preserve"> ADDIN EN.CITE &lt;EndNote&gt;&lt;Cite&gt;&lt;Author&gt;Deng&lt;/Author&gt;&lt;Year&gt;2018&lt;/Year&gt;&lt;RecNum&gt;8&lt;/RecNum&gt;&lt;DisplayText&gt;(Deng et al., 2018)&lt;/DisplayText&gt;&lt;record&gt;&lt;rec-number&gt;8&lt;/rec-number&gt;&lt;foreign-keys&gt;&lt;key app="EN" db-id="5tpze92pu5wfaze2dpbpwa0ivxzstt2dvx09" timestamp="1572773267"&gt;8&lt;/key&gt;&lt;/foreign-keys&gt;&lt;ref-type name="Journal Article"&gt;17&lt;/ref-type&gt;&lt;contributors&gt;&lt;authors&gt;&lt;author&gt;Deng, Yuanwang&lt;/author&gt;&lt;author&gt;Feng, Changling&lt;/author&gt;&lt;author&gt;Jiaqiang, E&lt;/author&gt;&lt;author&gt;Zhu, Hao&lt;/author&gt;&lt;author&gt;Chen, Jingwei&lt;/author&gt;&lt;author&gt;Wen, Ming&lt;/author&gt;&lt;author&gt;Yin, Huichun&lt;/author&gt;&lt;/authors&gt;&lt;/contributors&gt;&lt;titles&gt;&lt;title&gt;Effects of different coolants and cooling strategies on the cooling performance of the power lithium ion battery system: A review&lt;/title&gt;&lt;secondary-title&gt;Applied Thermal Engineering&lt;/secondary-title&gt;&lt;/titles&gt;&lt;periodical&gt;&lt;full-title&gt;Applied Thermal Engineering&lt;/full-title&gt;&lt;/periodical&gt;&lt;pages&gt;10-29&lt;/pages&gt;&lt;volume&gt;142&lt;/volume&gt;&lt;dates&gt;&lt;year&gt;2018&lt;/year&gt;&lt;/dates&gt;&lt;isbn&gt;1359-4311&lt;/isbn&gt;&lt;urls&gt;&lt;/urls&gt;&lt;/record&gt;&lt;/Cite&gt;&lt;/EndNote&gt;</w:instrText>
      </w:r>
      <w:r w:rsidR="007C7B8E">
        <w:fldChar w:fldCharType="separate"/>
      </w:r>
      <w:r w:rsidR="007C7B8E">
        <w:rPr>
          <w:noProof/>
        </w:rPr>
        <w:t>(Deng et al., 2018)</w:t>
      </w:r>
      <w:r w:rsidR="007C7B8E">
        <w:fldChar w:fldCharType="end"/>
      </w:r>
      <w:r>
        <w:t>. Furthermore, heat pipes make use of temperature gradients in order to transfer heat, therefore an</w:t>
      </w:r>
      <w:r w:rsidRPr="009C0CE0">
        <w:t xml:space="preserve"> external power supply is </w:t>
      </w:r>
      <w:r>
        <w:t xml:space="preserve">not </w:t>
      </w:r>
      <w:r w:rsidRPr="009C0CE0">
        <w:t>needed.</w:t>
      </w:r>
    </w:p>
    <w:p w14:paraId="237888B7" w14:textId="77777777" w:rsidR="007C7B8E" w:rsidRDefault="007C7B8E" w:rsidP="001047BE">
      <w:pPr>
        <w:spacing w:line="360" w:lineRule="auto"/>
        <w:jc w:val="both"/>
      </w:pPr>
      <w:r>
        <w:t>The disadvantage of the heat pipes is that they superimpose a temperature gradient onto the battery, meaning some regions will be of much higher temperature than others which can severely reduce battery lifespan. Furthermore, they require very low coolant temperatures in order to efficiently transport heat away from the cell.</w:t>
      </w:r>
    </w:p>
    <w:p w14:paraId="049E90AD" w14:textId="77777777" w:rsidR="007C7B8E" w:rsidRDefault="007C7B8E" w:rsidP="00C97E14">
      <w:pPr>
        <w:pStyle w:val="Heading4"/>
        <w:spacing w:line="360" w:lineRule="auto"/>
      </w:pPr>
      <w:r>
        <w:t>Phase Change Material</w:t>
      </w:r>
    </w:p>
    <w:p w14:paraId="5CEF4814" w14:textId="77777777" w:rsidR="009A0B5B" w:rsidRDefault="0057270E" w:rsidP="00C97E14">
      <w:pPr>
        <w:spacing w:line="360" w:lineRule="auto"/>
        <w:jc w:val="both"/>
      </w:pPr>
      <w:r>
        <w:t>The idea behind using phase changing materials (PCM) is that they absorb the l</w:t>
      </w:r>
      <w:r w:rsidRPr="0057270E">
        <w:t>atent heat produced by the battery</w:t>
      </w:r>
      <w:r>
        <w:t xml:space="preserve"> and thus transfers the heat away from the cell itself. The material </w:t>
      </w:r>
      <w:r>
        <w:lastRenderedPageBreak/>
        <w:t>melts when heat is being produced by the battery and freezes back into solid during the off periods.</w:t>
      </w:r>
      <w:r w:rsidR="00296206">
        <w:t xml:space="preserve"> </w:t>
      </w:r>
    </w:p>
    <w:p w14:paraId="753C6034" w14:textId="2241E5BF" w:rsidR="009A0B5B" w:rsidRDefault="00296206" w:rsidP="00C97E14">
      <w:pPr>
        <w:spacing w:line="360" w:lineRule="auto"/>
        <w:jc w:val="both"/>
      </w:pPr>
      <w:r>
        <w:t xml:space="preserve">Common PCMs are paraffin waxes and hydrated salts </w:t>
      </w:r>
      <w:r w:rsidR="009A0B5B">
        <w:t>both of which provide moderate to large energy storage densities. The</w:t>
      </w:r>
      <w:r w:rsidR="007758D5">
        <w:t xml:space="preserve"> two main</w:t>
      </w:r>
      <w:r w:rsidR="009A0B5B">
        <w:t xml:space="preserve"> advantages of the PCM structures is </w:t>
      </w:r>
      <w:r w:rsidR="007758D5">
        <w:t xml:space="preserve">that </w:t>
      </w:r>
      <w:r w:rsidR="009A0B5B">
        <w:t xml:space="preserve">they are </w:t>
      </w:r>
      <w:r w:rsidR="007758D5">
        <w:t>lightweight,</w:t>
      </w:r>
      <w:r w:rsidR="009A0B5B">
        <w:t xml:space="preserve"> and </w:t>
      </w:r>
      <w:r w:rsidR="007758D5">
        <w:t xml:space="preserve">they </w:t>
      </w:r>
      <w:r w:rsidR="009A0B5B">
        <w:t>do not require additional power.</w:t>
      </w:r>
    </w:p>
    <w:p w14:paraId="503DC166" w14:textId="6ADE27D9" w:rsidR="009C0CE0" w:rsidRDefault="009A0B5B" w:rsidP="00C97E14">
      <w:pPr>
        <w:spacing w:line="360" w:lineRule="auto"/>
        <w:jc w:val="both"/>
      </w:pPr>
      <w:r>
        <w:t xml:space="preserve">However, the PCMs exhibit very low thermal conductivities which means that a </w:t>
      </w:r>
      <w:r w:rsidR="007758D5">
        <w:t>very large</w:t>
      </w:r>
      <w:r>
        <w:t xml:space="preserve"> surface area is required for effective heat transfer. </w:t>
      </w:r>
      <w:r w:rsidR="007758D5">
        <w:t>Also, the PCM system presents design engineers with a difficult encapsulation situation as the materials often do not conform to the available geometry</w:t>
      </w:r>
      <w:r w:rsidR="007758D5" w:rsidRPr="007758D5">
        <w:t xml:space="preserve"> </w:t>
      </w:r>
      <w:r w:rsidR="007758D5">
        <w:fldChar w:fldCharType="begin"/>
      </w:r>
      <w:r w:rsidR="007758D5">
        <w:instrText xml:space="preserve"> ADDIN EN.CITE &lt;EndNote&gt;&lt;Cite&gt;&lt;Author&gt;Farid&lt;/Author&gt;&lt;Year&gt;2004&lt;/Year&gt;&lt;RecNum&gt;16&lt;/RecNum&gt;&lt;DisplayText&gt;(Farid et al., 2004)&lt;/DisplayText&gt;&lt;record&gt;&lt;rec-number&gt;16&lt;/rec-number&gt;&lt;foreign-keys&gt;&lt;key app="EN" db-id="5tpze92pu5wfaze2dpbpwa0ivxzstt2dvx09" timestamp="1573066939"&gt;16&lt;/key&gt;&lt;/foreign-keys&gt;&lt;ref-type name="Journal Article"&gt;17&lt;/ref-type&gt;&lt;contributors&gt;&lt;authors&gt;&lt;author&gt;Farid, Mohammed M&lt;/author&gt;&lt;author&gt;Khudhair, Amar M&lt;/author&gt;&lt;author&gt;Razack, Siddique Ali K&lt;/author&gt;&lt;author&gt;Al-Hallaj, Said&lt;/author&gt;&lt;/authors&gt;&lt;/contributors&gt;&lt;titles&gt;&lt;title&gt;A review on phase change energy storage: materials and applications&lt;/title&gt;&lt;secondary-title&gt;Energy conversion and management&lt;/secondary-title&gt;&lt;/titles&gt;&lt;periodical&gt;&lt;full-title&gt;Energy conversion and management&lt;/full-title&gt;&lt;/periodical&gt;&lt;pages&gt;1597-1615&lt;/pages&gt;&lt;volume&gt;45&lt;/volume&gt;&lt;number&gt;9-10&lt;/number&gt;&lt;dates&gt;&lt;year&gt;2004&lt;/year&gt;&lt;/dates&gt;&lt;isbn&gt;0196-8904&lt;/isbn&gt;&lt;urls&gt;&lt;/urls&gt;&lt;/record&gt;&lt;/Cite&gt;&lt;/EndNote&gt;</w:instrText>
      </w:r>
      <w:r w:rsidR="007758D5">
        <w:fldChar w:fldCharType="separate"/>
      </w:r>
      <w:r w:rsidR="007758D5">
        <w:rPr>
          <w:noProof/>
        </w:rPr>
        <w:t>(Farid et al., 2004)</w:t>
      </w:r>
      <w:r w:rsidR="007758D5">
        <w:fldChar w:fldCharType="end"/>
      </w:r>
      <w:r w:rsidR="007758D5">
        <w:t>.</w:t>
      </w:r>
    </w:p>
    <w:p w14:paraId="0C4517C8" w14:textId="4CBDA5A5" w:rsidR="00851D91" w:rsidRDefault="00F03EED" w:rsidP="00C97E14">
      <w:pPr>
        <w:pStyle w:val="Heading4"/>
        <w:spacing w:line="360" w:lineRule="auto"/>
        <w:jc w:val="both"/>
      </w:pPr>
      <w:r>
        <w:t>Liquid</w:t>
      </w:r>
      <w:r w:rsidR="00851D91">
        <w:t xml:space="preserve"> Cooling</w:t>
      </w:r>
    </w:p>
    <w:p w14:paraId="6A23ADBC" w14:textId="77777777" w:rsidR="00E10980" w:rsidRDefault="00F03EED" w:rsidP="00C97E14">
      <w:pPr>
        <w:spacing w:line="360" w:lineRule="auto"/>
        <w:jc w:val="both"/>
      </w:pPr>
      <w:r>
        <w:t>Liquid cooling involves using a coolant tank, a radiator and a pump. The system must be connected such that liquid can travel through the radiator and back to the tank. The radiator is positioned</w:t>
      </w:r>
      <w:r w:rsidR="00E10980">
        <w:t xml:space="preserve"> near the battery surface such that the heat transfer rate can be maximised. The pump increases the volume flow rate allowing for even larger heat transfer.</w:t>
      </w:r>
    </w:p>
    <w:p w14:paraId="56F97F2C" w14:textId="05B22530" w:rsidR="00E10980" w:rsidRDefault="00E10980" w:rsidP="00C97E14">
      <w:pPr>
        <w:spacing w:line="360" w:lineRule="auto"/>
        <w:jc w:val="both"/>
      </w:pPr>
      <w:r>
        <w:t>Liquid cooling is effective in that it uses a liquid medium, such as water, which has a very high thermal conductivity and specific heat capacity</w:t>
      </w:r>
      <w:r w:rsidR="00F03EED">
        <w:t xml:space="preserve"> </w:t>
      </w:r>
      <w:r>
        <w:t>allowing for great temperature reductions at the battery surface</w:t>
      </w:r>
      <w:r w:rsidR="00C97E14" w:rsidRPr="00C97E14">
        <w:t xml:space="preserve"> </w:t>
      </w:r>
      <w:r w:rsidR="00C97E14">
        <w:fldChar w:fldCharType="begin"/>
      </w:r>
      <w:r w:rsidR="00C97E14">
        <w:instrText xml:space="preserve"> ADDIN EN.CITE &lt;EndNote&gt;&lt;Cite&gt;&lt;Author&gt;Deng&lt;/Author&gt;&lt;Year&gt;2018&lt;/Year&gt;&lt;RecNum&gt;8&lt;/RecNum&gt;&lt;DisplayText&gt;(Deng et al., 2018)&lt;/DisplayText&gt;&lt;record&gt;&lt;rec-number&gt;8&lt;/rec-number&gt;&lt;foreign-keys&gt;&lt;key app="EN" db-id="5tpze92pu5wfaze2dpbpwa0ivxzstt2dvx09" timestamp="1572773267"&gt;8&lt;/key&gt;&lt;/foreign-keys&gt;&lt;ref-type name="Journal Article"&gt;17&lt;/ref-type&gt;&lt;contributors&gt;&lt;authors&gt;&lt;author&gt;Deng, Yuanwang&lt;/author&gt;&lt;author&gt;Feng, Changling&lt;/author&gt;&lt;author&gt;Jiaqiang, E&lt;/author&gt;&lt;author&gt;Zhu, Hao&lt;/author&gt;&lt;author&gt;Chen, Jingwei&lt;/author&gt;&lt;author&gt;Wen, Ming&lt;/author&gt;&lt;author&gt;Yin, Huichun&lt;/author&gt;&lt;/authors&gt;&lt;/contributors&gt;&lt;titles&gt;&lt;title&gt;Effects of different coolants and cooling strategies on the cooling performance of the power lithium ion battery system: A review&lt;/title&gt;&lt;secondary-title&gt;Applied Thermal Engineering&lt;/secondary-title&gt;&lt;/titles&gt;&lt;periodical&gt;&lt;full-title&gt;Applied Thermal Engineering&lt;/full-title&gt;&lt;/periodical&gt;&lt;pages&gt;10-29&lt;/pages&gt;&lt;volume&gt;142&lt;/volume&gt;&lt;dates&gt;&lt;year&gt;2018&lt;/year&gt;&lt;/dates&gt;&lt;isbn&gt;1359-4311&lt;/isbn&gt;&lt;urls&gt;&lt;/urls&gt;&lt;/record&gt;&lt;/Cite&gt;&lt;/EndNote&gt;</w:instrText>
      </w:r>
      <w:r w:rsidR="00C97E14">
        <w:fldChar w:fldCharType="separate"/>
      </w:r>
      <w:r w:rsidR="00C97E14">
        <w:rPr>
          <w:noProof/>
        </w:rPr>
        <w:t>(Deng et al., 2018)</w:t>
      </w:r>
      <w:r w:rsidR="00C97E14">
        <w:fldChar w:fldCharType="end"/>
      </w:r>
      <w:r>
        <w:t>.</w:t>
      </w:r>
    </w:p>
    <w:p w14:paraId="5DD3A662" w14:textId="77777777" w:rsidR="00496534" w:rsidRDefault="00E10980" w:rsidP="00C97E14">
      <w:pPr>
        <w:spacing w:line="360" w:lineRule="auto"/>
        <w:jc w:val="both"/>
      </w:pPr>
      <w:r>
        <w:t xml:space="preserve">However, liquid cooling systems are heavy and take up a lot of space, which is not ideal for commercial use. They also require additional power in order to activate the pumping mechanism, and this </w:t>
      </w:r>
      <w:r w:rsidR="00496534">
        <w:t>takes power away from the motion of the vehicle itself.</w:t>
      </w:r>
    </w:p>
    <w:p w14:paraId="355A45DC" w14:textId="77777777" w:rsidR="00496534" w:rsidRDefault="00496534" w:rsidP="00496534">
      <w:pPr>
        <w:pStyle w:val="Heading4"/>
      </w:pPr>
      <w:r>
        <w:t>Air Cooling</w:t>
      </w:r>
    </w:p>
    <w:p w14:paraId="62959BDC" w14:textId="77777777" w:rsidR="00887052" w:rsidRDefault="008240D1" w:rsidP="00887052">
      <w:pPr>
        <w:spacing w:line="360" w:lineRule="auto"/>
        <w:jc w:val="both"/>
      </w:pPr>
      <w:r>
        <w:t xml:space="preserve">In </w:t>
      </w:r>
      <w:r w:rsidR="00887052">
        <w:t xml:space="preserve">automotive </w:t>
      </w:r>
      <w:r>
        <w:t>air cooling</w:t>
      </w:r>
      <w:r w:rsidR="00887052">
        <w:t xml:space="preserve">, </w:t>
      </w:r>
      <w:r>
        <w:t>the</w:t>
      </w:r>
      <w:r w:rsidR="00887052">
        <w:t xml:space="preserve"> motion of the car through the air in the atmosphere is used to transfer heat away from the battery. It can be viewed from the perspective that the car is stationary, and that air flow is incoming at a velocity equal to the speed of the car. Channels are built into the structure of the car to allow for air flow to reach the batteries and be exhausted out to the atmosphere.</w:t>
      </w:r>
    </w:p>
    <w:p w14:paraId="19755C0E" w14:textId="77777777" w:rsidR="00887052" w:rsidRDefault="00887052" w:rsidP="00887052">
      <w:pPr>
        <w:spacing w:line="360" w:lineRule="auto"/>
        <w:jc w:val="both"/>
      </w:pPr>
      <w:r>
        <w:t>This system is very lightweight and cost-effective as it does not require the machining or manufacturing of complex structures. It also utilises the motion of the vehicle as the method for forcing convection meaning no additional power is needed.</w:t>
      </w:r>
    </w:p>
    <w:p w14:paraId="6D733C30" w14:textId="72040E52" w:rsidR="00036514" w:rsidRDefault="00887052" w:rsidP="00887052">
      <w:pPr>
        <w:spacing w:line="360" w:lineRule="auto"/>
        <w:jc w:val="both"/>
      </w:pPr>
      <w:r>
        <w:t xml:space="preserve">On the downside, the air medium has a very low thermal conductivity </w:t>
      </w:r>
      <w:r w:rsidR="00036514">
        <w:t>and low specific heat capacity, so it has a limited cooling performance</w:t>
      </w:r>
      <w:r w:rsidR="00036514" w:rsidRPr="00036514">
        <w:t xml:space="preserve"> </w:t>
      </w:r>
      <w:r w:rsidR="008E5578">
        <w:fldChar w:fldCharType="begin"/>
      </w:r>
      <w:r w:rsidR="008E5578">
        <w:instrText xml:space="preserve"> ADDIN EN.CITE &lt;EndNote&gt;&lt;Cite&gt;&lt;Author&gt;Deng&lt;/Author&gt;&lt;Year&gt;2018&lt;/Year&gt;&lt;RecNum&gt;8&lt;/RecNum&gt;&lt;DisplayText&gt;(Deng et al., 2018)&lt;/DisplayText&gt;&lt;record&gt;&lt;rec-number&gt;8&lt;/rec-number&gt;&lt;foreign-keys&gt;&lt;key app="EN" db-id="5tpze92pu5wfaze2dpbpwa0ivxzstt2dvx09" timestamp="1572773267"&gt;8&lt;/key&gt;&lt;/foreign-keys&gt;&lt;ref-type name="Journal Article"&gt;17&lt;/ref-type&gt;&lt;contributors&gt;&lt;authors&gt;&lt;author&gt;Deng, Yuanwang&lt;/author&gt;&lt;author&gt;Feng, Changling&lt;/author&gt;&lt;author&gt;Jiaqiang, E&lt;/author&gt;&lt;author&gt;Zhu, Hao&lt;/author&gt;&lt;author&gt;Chen, Jingwei&lt;/author&gt;&lt;author&gt;Wen, Ming&lt;/author&gt;&lt;author&gt;Yin, Huichun&lt;/author&gt;&lt;/authors&gt;&lt;/contributors&gt;&lt;titles&gt;&lt;title&gt;Effects of different coolants and cooling strategies on the cooling performance of the power lithium ion battery system: A review&lt;/title&gt;&lt;secondary-title&gt;Applied Thermal Engineering&lt;/secondary-title&gt;&lt;/titles&gt;&lt;periodical&gt;&lt;full-title&gt;Applied Thermal Engineering&lt;/full-title&gt;&lt;/periodical&gt;&lt;pages&gt;10-29&lt;/pages&gt;&lt;volume&gt;142&lt;/volume&gt;&lt;dates&gt;&lt;year&gt;2018&lt;/year&gt;&lt;/dates&gt;&lt;isbn&gt;1359-4311&lt;/isbn&gt;&lt;urls&gt;&lt;/urls&gt;&lt;/record&gt;&lt;/Cite&gt;&lt;/EndNote&gt;</w:instrText>
      </w:r>
      <w:r w:rsidR="008E5578">
        <w:fldChar w:fldCharType="separate"/>
      </w:r>
      <w:r w:rsidR="008E5578">
        <w:rPr>
          <w:noProof/>
        </w:rPr>
        <w:t>(Deng et al., 2018)</w:t>
      </w:r>
      <w:r w:rsidR="008E5578">
        <w:fldChar w:fldCharType="end"/>
      </w:r>
      <w:r w:rsidR="00036514">
        <w:t>.</w:t>
      </w:r>
    </w:p>
    <w:p w14:paraId="2513DE77" w14:textId="7A0F8F69" w:rsidR="00E812A2" w:rsidRDefault="00D0027E" w:rsidP="00C0184F">
      <w:pPr>
        <w:pStyle w:val="Heading3"/>
        <w:spacing w:line="360" w:lineRule="auto"/>
      </w:pPr>
      <w:bookmarkStart w:id="50" w:name="_Toc24206589"/>
      <w:r>
        <w:lastRenderedPageBreak/>
        <w:t>Gaps in Literature</w:t>
      </w:r>
      <w:bookmarkEnd w:id="50"/>
    </w:p>
    <w:p w14:paraId="0651FEA1" w14:textId="4AFB999B" w:rsidR="00C0184F" w:rsidRDefault="00C0184F" w:rsidP="00C0184F">
      <w:pPr>
        <w:spacing w:line="360" w:lineRule="auto"/>
        <w:jc w:val="both"/>
      </w:pPr>
      <w:r>
        <w:t xml:space="preserve">After reviewing the current literature available related to the project, a few topics and explorations appear to be lacking, </w:t>
      </w:r>
      <w:r w:rsidR="006A2C2C">
        <w:t xml:space="preserve">this section </w:t>
      </w:r>
      <w:r w:rsidR="00607696">
        <w:t>addresses</w:t>
      </w:r>
      <w:r w:rsidR="006A2C2C">
        <w:t xml:space="preserve"> these gaps.</w:t>
      </w:r>
    </w:p>
    <w:p w14:paraId="3B449F2A" w14:textId="70FEA141" w:rsidR="000C7895" w:rsidRPr="00D657D4" w:rsidRDefault="00C0184F" w:rsidP="000C7895">
      <w:pPr>
        <w:pStyle w:val="ListParagraph"/>
        <w:numPr>
          <w:ilvl w:val="0"/>
          <w:numId w:val="14"/>
        </w:numPr>
        <w:spacing w:line="360" w:lineRule="auto"/>
        <w:jc w:val="both"/>
        <w:rPr>
          <w:b/>
          <w:bCs/>
        </w:rPr>
      </w:pPr>
      <w:r w:rsidRPr="00D657D4">
        <w:rPr>
          <w:b/>
          <w:bCs/>
        </w:rPr>
        <w:t>Investigation of combinations of 2</w:t>
      </w:r>
      <w:r w:rsidR="000C7895" w:rsidRPr="00D657D4">
        <w:rPr>
          <w:b/>
          <w:bCs/>
        </w:rPr>
        <w:t xml:space="preserve"> or more </w:t>
      </w:r>
      <w:r w:rsidRPr="00D657D4">
        <w:rPr>
          <w:b/>
          <w:bCs/>
        </w:rPr>
        <w:t>BTM</w:t>
      </w:r>
      <w:r w:rsidR="000C7895" w:rsidRPr="00D657D4">
        <w:rPr>
          <w:b/>
          <w:bCs/>
        </w:rPr>
        <w:t>S</w:t>
      </w:r>
    </w:p>
    <w:p w14:paraId="3EED7969" w14:textId="59295F26" w:rsidR="000C7895" w:rsidRDefault="000C7895" w:rsidP="000C7895">
      <w:pPr>
        <w:pStyle w:val="ListParagraph"/>
        <w:numPr>
          <w:ilvl w:val="1"/>
          <w:numId w:val="14"/>
        </w:numPr>
        <w:spacing w:line="360" w:lineRule="auto"/>
        <w:jc w:val="both"/>
      </w:pPr>
      <w:r>
        <w:t>Little to no research has been done to investigate the effect of combining air cooling with heat pipes for example, or any other two or more systems together. The work done in this project will address this by investigating how natural and forced convection methods can be used in unison and see whether there is a positive effect of doing so.</w:t>
      </w:r>
    </w:p>
    <w:p w14:paraId="2DBCF073" w14:textId="23341038" w:rsidR="00C0184F" w:rsidRPr="00D657D4" w:rsidRDefault="00C0184F" w:rsidP="00C0184F">
      <w:pPr>
        <w:pStyle w:val="ListParagraph"/>
        <w:numPr>
          <w:ilvl w:val="0"/>
          <w:numId w:val="14"/>
        </w:numPr>
        <w:spacing w:line="360" w:lineRule="auto"/>
        <w:jc w:val="both"/>
        <w:rPr>
          <w:b/>
          <w:bCs/>
        </w:rPr>
      </w:pPr>
      <w:r w:rsidRPr="00D657D4">
        <w:rPr>
          <w:b/>
          <w:bCs/>
        </w:rPr>
        <w:t>Effects of tab cooling</w:t>
      </w:r>
    </w:p>
    <w:p w14:paraId="1F5EFEE6" w14:textId="1DAD406E" w:rsidR="000C7895" w:rsidRDefault="000C7895" w:rsidP="000C7895">
      <w:pPr>
        <w:pStyle w:val="ListParagraph"/>
        <w:numPr>
          <w:ilvl w:val="1"/>
          <w:numId w:val="14"/>
        </w:numPr>
        <w:spacing w:line="360" w:lineRule="auto"/>
        <w:jc w:val="both"/>
      </w:pPr>
      <w:r>
        <w:t xml:space="preserve">By cooling the positive and negative tabs the heat flux into the </w:t>
      </w:r>
      <w:r w:rsidR="000E34D7">
        <w:t xml:space="preserve">cell volume is likely to be reduced which would mean that the </w:t>
      </w:r>
      <w:r w:rsidR="00D657D4">
        <w:t>total heat is decreased. Some research has be</w:t>
      </w:r>
      <w:ins w:id="51" w:author="Microsoft Office User" w:date="2019-11-10T06:01:00Z">
        <w:r w:rsidR="00DD02F0">
          <w:t>en</w:t>
        </w:r>
      </w:ins>
      <w:r w:rsidR="00D657D4">
        <w:t xml:space="preserve"> conducted with regards to tab dimension optimisation in order to improve safety</w:t>
      </w:r>
      <w:r w:rsidR="00D657D4" w:rsidRPr="00D657D4">
        <w:t xml:space="preserve"> </w:t>
      </w:r>
      <w:r w:rsidR="00D657D4">
        <w:fldChar w:fldCharType="begin"/>
      </w:r>
      <w:r w:rsidR="00D657D4">
        <w:instrText xml:space="preserve"> ADDIN EN.CITE &lt;EndNote&gt;&lt;Cite&gt;&lt;Author&gt;Mei&lt;/Author&gt;&lt;Year&gt;2018&lt;/Year&gt;&lt;RecNum&gt;17&lt;/RecNum&gt;&lt;DisplayText&gt;(Mei et al., 2018)&lt;/DisplayText&gt;&lt;record&gt;&lt;rec-number&gt;17&lt;/rec-number&gt;&lt;foreign-keys&gt;&lt;key app="EN" db-id="5tpze92pu5wfaze2dpbpwa0ivxzstt2dvx09" timestamp="1573127989"&gt;17&lt;/key&gt;&lt;/foreign-keys&gt;&lt;ref-type name="Journal Article"&gt;17&lt;/ref-type&gt;&lt;contributors&gt;&lt;authors&gt;&lt;author&gt;Mei, Wenxin&lt;/author&gt;&lt;author&gt;Chen, Haodong&lt;/author&gt;&lt;author&gt;Sun, Jinhua&lt;/author&gt;&lt;author&gt;Wang, Qingsong&lt;/author&gt;&lt;/authors&gt;&lt;/contributors&gt;&lt;titles&gt;&lt;title&gt;Numerical study on tab dimension optimization of lithium-ion battery from the thermal safety perspective&lt;/title&gt;&lt;secondary-title&gt;Applied Thermal Engineering&lt;/secondary-title&gt;&lt;/titles&gt;&lt;periodical&gt;&lt;full-title&gt;Applied Thermal Engineering&lt;/full-title&gt;&lt;/periodical&gt;&lt;pages&gt;148-165&lt;/pages&gt;&lt;volume&gt;142&lt;/volume&gt;&lt;dates&gt;&lt;year&gt;2018&lt;/year&gt;&lt;/dates&gt;&lt;isbn&gt;1359-4311&lt;/isbn&gt;&lt;urls&gt;&lt;/urls&gt;&lt;/record&gt;&lt;/Cite&gt;&lt;/EndNote&gt;</w:instrText>
      </w:r>
      <w:r w:rsidR="00D657D4">
        <w:fldChar w:fldCharType="separate"/>
      </w:r>
      <w:r w:rsidR="00D657D4">
        <w:rPr>
          <w:noProof/>
        </w:rPr>
        <w:t>(Mei et al., 2018)</w:t>
      </w:r>
      <w:r w:rsidR="00D657D4">
        <w:fldChar w:fldCharType="end"/>
      </w:r>
      <w:r w:rsidR="00D657D4">
        <w:t>, but work done regarding system implementation at the tabs is sparse.</w:t>
      </w:r>
    </w:p>
    <w:p w14:paraId="2D4946D2" w14:textId="090190A2" w:rsidR="00C0184F" w:rsidRDefault="00C0184F" w:rsidP="00C0184F">
      <w:pPr>
        <w:pStyle w:val="ListParagraph"/>
        <w:numPr>
          <w:ilvl w:val="0"/>
          <w:numId w:val="14"/>
        </w:numPr>
        <w:spacing w:line="360" w:lineRule="auto"/>
        <w:jc w:val="both"/>
        <w:rPr>
          <w:b/>
          <w:bCs/>
        </w:rPr>
      </w:pPr>
      <w:r w:rsidRPr="00D657D4">
        <w:rPr>
          <w:b/>
          <w:bCs/>
        </w:rPr>
        <w:t>Influence of vehicle velocity on cooling rates</w:t>
      </w:r>
    </w:p>
    <w:p w14:paraId="1C1644A3" w14:textId="176E73B9" w:rsidR="00D657D4" w:rsidRPr="00D657D4" w:rsidRDefault="00026CAE" w:rsidP="00D657D4">
      <w:pPr>
        <w:pStyle w:val="ListParagraph"/>
        <w:numPr>
          <w:ilvl w:val="1"/>
          <w:numId w:val="14"/>
        </w:numPr>
        <w:spacing w:line="360" w:lineRule="auto"/>
        <w:jc w:val="both"/>
        <w:rPr>
          <w:b/>
          <w:bCs/>
        </w:rPr>
      </w:pPr>
      <w:r>
        <w:t>In traditional petrol-powered vehicles there is extensive research on how microchannels are used to cool the engine block and make use of the incoming air flow velocity. Most electric cars store their batteries at the rear of the car or the middle, to help with weight distribution, but at this point the air flow is significantly disturbed by the car body, so cooling would be erratic. It would be of greater benefit if the batteries are placed at front of the car such as to make use of the car’s velocity as a cooling system.</w:t>
      </w:r>
    </w:p>
    <w:p w14:paraId="29BCAEDF" w14:textId="5AF2948E" w:rsidR="000C7895" w:rsidRPr="00026CAE" w:rsidRDefault="00C0184F" w:rsidP="00C0184F">
      <w:pPr>
        <w:pStyle w:val="ListParagraph"/>
        <w:numPr>
          <w:ilvl w:val="0"/>
          <w:numId w:val="14"/>
        </w:numPr>
        <w:spacing w:line="360" w:lineRule="auto"/>
        <w:jc w:val="both"/>
        <w:rPr>
          <w:b/>
          <w:bCs/>
        </w:rPr>
      </w:pPr>
      <w:r w:rsidRPr="00026CAE">
        <w:rPr>
          <w:b/>
          <w:bCs/>
        </w:rPr>
        <w:t xml:space="preserve">Effects of </w:t>
      </w:r>
      <w:r w:rsidR="000C7895" w:rsidRPr="00026CAE">
        <w:rPr>
          <w:b/>
          <w:bCs/>
        </w:rPr>
        <w:t>nearby cells on heat transfer</w:t>
      </w:r>
    </w:p>
    <w:p w14:paraId="7825653A" w14:textId="52A56E6E" w:rsidR="002B62D5" w:rsidRPr="00424DC9" w:rsidRDefault="00026CAE" w:rsidP="003F210B">
      <w:pPr>
        <w:pStyle w:val="ListParagraph"/>
        <w:numPr>
          <w:ilvl w:val="1"/>
          <w:numId w:val="14"/>
        </w:numPr>
        <w:spacing w:line="360" w:lineRule="auto"/>
        <w:jc w:val="both"/>
      </w:pPr>
      <w:r>
        <w:t xml:space="preserve">For most work done in simulation the model only relates to one cell such as to simplify the numerical calculations. To account for this a heat transfer term is added to the boundary conditions. However, this assumption may not be valid for all batteries if some are cooled significantly more than others. </w:t>
      </w:r>
      <w:r w:rsidR="00A97429">
        <w:t>Further research must be done to investigate the effects of the battery setup grid in order to reach more accurate conclusions.</w:t>
      </w:r>
      <w:r w:rsidR="002B62D5">
        <w:br w:type="page"/>
      </w:r>
    </w:p>
    <w:p w14:paraId="4117AA10" w14:textId="77777777" w:rsidR="00C0184F" w:rsidRDefault="003D0E1A" w:rsidP="003D0E1A">
      <w:pPr>
        <w:pStyle w:val="Heading1"/>
      </w:pPr>
      <w:bookmarkStart w:id="52" w:name="_Toc24206590"/>
      <w:r>
        <w:lastRenderedPageBreak/>
        <w:t>Proposed Work</w:t>
      </w:r>
      <w:bookmarkEnd w:id="52"/>
    </w:p>
    <w:p w14:paraId="6474A3F0" w14:textId="6A5F15F5" w:rsidR="00E24C9C" w:rsidRDefault="00C0184F" w:rsidP="00923129">
      <w:pPr>
        <w:pStyle w:val="ListParagraph"/>
        <w:numPr>
          <w:ilvl w:val="0"/>
          <w:numId w:val="1"/>
        </w:numPr>
        <w:spacing w:line="360" w:lineRule="auto"/>
      </w:pPr>
      <w:r w:rsidRPr="00C0184F">
        <w:rPr>
          <w:i/>
          <w:iCs/>
        </w:rPr>
        <w:t>details of initial work carried out in examining theory,</w:t>
      </w:r>
      <w:r>
        <w:rPr>
          <w:i/>
          <w:iCs/>
        </w:rPr>
        <w:t xml:space="preserve"> </w:t>
      </w:r>
      <w:r w:rsidRPr="00C0184F">
        <w:rPr>
          <w:i/>
          <w:iCs/>
        </w:rPr>
        <w:t>constructing experiments or models, and examining or producing data etc.</w:t>
      </w:r>
    </w:p>
    <w:p w14:paraId="4962A626" w14:textId="77777777" w:rsidR="00E24C9C" w:rsidRDefault="00FA14A5" w:rsidP="00E24C9C">
      <w:pPr>
        <w:pStyle w:val="Heading2"/>
        <w:spacing w:line="360" w:lineRule="auto"/>
      </w:pPr>
      <w:bookmarkStart w:id="53" w:name="_Toc24206591"/>
      <w:r>
        <w:t>Focus of this project</w:t>
      </w:r>
      <w:bookmarkEnd w:id="53"/>
    </w:p>
    <w:p w14:paraId="7D6C2EA0" w14:textId="77777777" w:rsidR="00E24C9C" w:rsidRDefault="00E24C9C" w:rsidP="00E24C9C">
      <w:pPr>
        <w:spacing w:line="360" w:lineRule="auto"/>
        <w:jc w:val="both"/>
      </w:pPr>
      <w:r>
        <w:t>After consideration of the different approaches that could be taken with regards to the project direction it was decided that the most relevant/suitable direction would be to explore air cooling and phase change material systems as the optimal management systems.</w:t>
      </w:r>
    </w:p>
    <w:p w14:paraId="0575BCC5" w14:textId="3097952A" w:rsidR="00D23308" w:rsidRDefault="00E24C9C" w:rsidP="00ED325C">
      <w:pPr>
        <w:spacing w:line="360" w:lineRule="auto"/>
        <w:jc w:val="both"/>
      </w:pPr>
      <w:r>
        <w:t xml:space="preserve">This decision was based on the fact that </w:t>
      </w:r>
      <w:r w:rsidR="002B040E">
        <w:t>with</w:t>
      </w:r>
      <w:r>
        <w:t xml:space="preserve"> </w:t>
      </w:r>
      <w:r w:rsidR="002B040E">
        <w:t xml:space="preserve">both systems there are a number of parameters which can be explored </w:t>
      </w:r>
      <w:r w:rsidR="00ED325C">
        <w:t>that</w:t>
      </w:r>
      <w:r w:rsidR="002B040E">
        <w:t xml:space="preserve"> would aid </w:t>
      </w:r>
      <w:r w:rsidR="00ED325C">
        <w:t xml:space="preserve">the battery performance. This will allow the project to investigate multiple input parameters and reach a conclusion as to how the process can be optimised. </w:t>
      </w:r>
      <w:r w:rsidR="00D23308">
        <w:t>Furthermore, investigation into these systems will help explore some of the gaps in the available literature, making the project more useful to industrial applications.</w:t>
      </w:r>
    </w:p>
    <w:p w14:paraId="4CEF6061" w14:textId="7A4E7087" w:rsidR="00ED325C" w:rsidRDefault="00ED325C" w:rsidP="00D23308">
      <w:pPr>
        <w:spacing w:line="360" w:lineRule="auto"/>
        <w:jc w:val="both"/>
      </w:pPr>
      <w:r>
        <w:t xml:space="preserve">Additionally, air cooling and PCM systems </w:t>
      </w:r>
      <w:r w:rsidR="00D23308">
        <w:t xml:space="preserve">were selected because of their more beneficial characteristics which would likely provide a greater effectiveness and efficiency than the other BTM systems. Mainly, they </w:t>
      </w:r>
      <w:r>
        <w:t xml:space="preserve">utilise natural convection and conduction processes with no need for </w:t>
      </w:r>
      <w:r w:rsidR="00D23308">
        <w:t>additional p</w:t>
      </w:r>
      <w:r>
        <w:t>ower supply apparatus</w:t>
      </w:r>
      <w:r w:rsidR="00D23308">
        <w:t>, which</w:t>
      </w:r>
      <w:r>
        <w:t xml:space="preserve"> simplifies the design system and reduces the weight of the BTMS.</w:t>
      </w:r>
      <w:r w:rsidR="00D23308">
        <w:t xml:space="preserve"> </w:t>
      </w:r>
    </w:p>
    <w:p w14:paraId="79E0A44A" w14:textId="00CBF4EE" w:rsidR="0091585D" w:rsidRPr="0091585D" w:rsidRDefault="00ED325C" w:rsidP="006A2C2C">
      <w:pPr>
        <w:spacing w:line="360" w:lineRule="auto"/>
        <w:jc w:val="both"/>
      </w:pPr>
      <w:r>
        <w:t xml:space="preserve">On the other hand, heat pipes and liquid cooling </w:t>
      </w:r>
      <w:r w:rsidR="00D23308">
        <w:t>are</w:t>
      </w:r>
      <w:r>
        <w:t xml:space="preserve"> detrimental to cell life </w:t>
      </w:r>
      <w:r w:rsidR="00D23308">
        <w:t>as they superimpose</w:t>
      </w:r>
      <w:r>
        <w:t xml:space="preserve"> negative thermal gradients on the cell. Also, to achieve high effectiveness they require energy consuming </w:t>
      </w:r>
      <w:r w:rsidR="009D4FA7">
        <w:t>parts, heat</w:t>
      </w:r>
      <w:r>
        <w:t xml:space="preserve"> pipes </w:t>
      </w:r>
      <w:r w:rsidR="009D4FA7">
        <w:t xml:space="preserve">need </w:t>
      </w:r>
      <w:r>
        <w:t xml:space="preserve">a </w:t>
      </w:r>
      <w:r w:rsidR="00D23308">
        <w:t xml:space="preserve">cooled </w:t>
      </w:r>
      <w:r>
        <w:t>heat sink</w:t>
      </w:r>
      <w:r w:rsidR="00D23308">
        <w:t xml:space="preserve"> </w:t>
      </w:r>
      <w:r>
        <w:t xml:space="preserve">and liquid cooling </w:t>
      </w:r>
      <w:r w:rsidR="00D23308">
        <w:t xml:space="preserve">needs </w:t>
      </w:r>
      <w:r>
        <w:t xml:space="preserve">a </w:t>
      </w:r>
      <w:r w:rsidR="00D23308">
        <w:t xml:space="preserve">coolant </w:t>
      </w:r>
      <w:r>
        <w:t xml:space="preserve">pump. These systems </w:t>
      </w:r>
      <w:r w:rsidR="009D4FA7">
        <w:t>increase weight and reduce power supply to the wheels, reducing power output.</w:t>
      </w:r>
    </w:p>
    <w:p w14:paraId="0F77D137" w14:textId="2B7FEE15" w:rsidR="007205D1" w:rsidRDefault="007205D1" w:rsidP="007205D1">
      <w:pPr>
        <w:pStyle w:val="Heading2"/>
        <w:spacing w:line="360" w:lineRule="auto"/>
      </w:pPr>
      <w:bookmarkStart w:id="54" w:name="_Toc24206592"/>
      <w:r>
        <w:t>Initial work conducted</w:t>
      </w:r>
      <w:bookmarkEnd w:id="54"/>
    </w:p>
    <w:p w14:paraId="50DFAC43" w14:textId="21D889BE" w:rsidR="00372E7D" w:rsidRDefault="00372E7D" w:rsidP="00372E7D">
      <w:pPr>
        <w:spacing w:line="360" w:lineRule="auto"/>
        <w:jc w:val="both"/>
      </w:pPr>
      <w:r>
        <w:t xml:space="preserve">At the moment work has been done in order to establish a simple base code as a starting point for the full numerical model which will be used in the final report. The goal was to establish a model that could represent a 2-dimensional lithium-ion battery as a series of nodes which could model temperature </w:t>
      </w:r>
      <w:r w:rsidR="00265EFB">
        <w:t>distribution in a steady state</w:t>
      </w:r>
      <w:r>
        <w:t xml:space="preserve">. </w:t>
      </w:r>
    </w:p>
    <w:p w14:paraId="077E2F14" w14:textId="35D0558D" w:rsidR="00372E7D" w:rsidRDefault="00372E7D" w:rsidP="00E132B5">
      <w:pPr>
        <w:pStyle w:val="Heading3"/>
        <w:spacing w:line="360" w:lineRule="auto"/>
      </w:pPr>
      <w:bookmarkStart w:id="55" w:name="_Toc24206593"/>
      <w:r>
        <w:t>Stage 1</w:t>
      </w:r>
      <w:bookmarkEnd w:id="55"/>
    </w:p>
    <w:p w14:paraId="0F55FFB5" w14:textId="77777777" w:rsidR="00F776EA" w:rsidRDefault="00F776EA" w:rsidP="00F776EA">
      <w:pPr>
        <w:spacing w:line="360" w:lineRule="auto"/>
        <w:jc w:val="both"/>
      </w:pPr>
      <w:r>
        <w:t xml:space="preserve">At this stage the code merely represents heat distribution with no internal heat generation term and no heat loss term across the boundaries. The temperature on the right left and </w:t>
      </w:r>
      <w:r>
        <w:lastRenderedPageBreak/>
        <w:t>bottom edges is set at ambient temperature of 20</w:t>
      </w:r>
      <w:r>
        <w:sym w:font="Symbol" w:char="F0B0"/>
      </w:r>
      <w:r w:rsidRPr="0019269B">
        <w:t>C</w:t>
      </w:r>
      <w:r>
        <w:t>, and the temperature at the battery tabs is set at 100</w:t>
      </w:r>
      <w:r>
        <w:sym w:font="Symbol" w:char="F0B0"/>
      </w:r>
      <w:r w:rsidRPr="0019269B">
        <w:t>C</w:t>
      </w:r>
      <w:r>
        <w:t xml:space="preserve">. </w:t>
      </w:r>
    </w:p>
    <w:p w14:paraId="146EDE63" w14:textId="77777777" w:rsidR="00F776EA" w:rsidRPr="00F776EA" w:rsidRDefault="00F776EA" w:rsidP="00F776EA"/>
    <w:p w14:paraId="14B9231D" w14:textId="319E6BC1" w:rsidR="00923129" w:rsidRPr="00372E7D" w:rsidRDefault="00923129" w:rsidP="00923129">
      <w:pPr>
        <w:pStyle w:val="Caption"/>
        <w:jc w:val="center"/>
      </w:pPr>
      <w:bookmarkStart w:id="56" w:name="_GoBack"/>
      <w:commentRangeStart w:id="57"/>
      <w:r>
        <w:rPr>
          <w:noProof/>
        </w:rPr>
        <w:drawing>
          <wp:inline distT="0" distB="0" distL="0" distR="0" wp14:anchorId="6BCE136F" wp14:editId="5BCC8A59">
            <wp:extent cx="2846422" cy="21373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11-07 at 7.00.46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84642" cy="2166039"/>
                    </a:xfrm>
                    <a:prstGeom prst="rect">
                      <a:avLst/>
                    </a:prstGeom>
                  </pic:spPr>
                </pic:pic>
              </a:graphicData>
            </a:graphic>
          </wp:inline>
        </w:drawing>
      </w:r>
      <w:bookmarkEnd w:id="56"/>
      <w:r>
        <w:rPr>
          <w:noProof/>
        </w:rPr>
        <w:drawing>
          <wp:inline distT="0" distB="0" distL="0" distR="0" wp14:anchorId="12D1A544" wp14:editId="0FBDEA89">
            <wp:extent cx="2844177" cy="2148583"/>
            <wp:effectExtent l="0" t="0" r="635" b="0"/>
            <wp:docPr id="5" name="Picture 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1-07 at 5.10.43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07304" cy="2196271"/>
                    </a:xfrm>
                    <a:prstGeom prst="rect">
                      <a:avLst/>
                    </a:prstGeom>
                  </pic:spPr>
                </pic:pic>
              </a:graphicData>
            </a:graphic>
          </wp:inline>
        </w:drawing>
      </w:r>
      <w:r w:rsidRPr="00923129">
        <w:t xml:space="preserve"> </w:t>
      </w:r>
      <w:r>
        <w:t xml:space="preserve">Figure </w:t>
      </w:r>
      <w:r>
        <w:fldChar w:fldCharType="begin"/>
      </w:r>
      <w:r>
        <w:instrText xml:space="preserve"> SEQ Figure \* ARABIC </w:instrText>
      </w:r>
      <w:r>
        <w:fldChar w:fldCharType="separate"/>
      </w:r>
      <w:r w:rsidR="00D653EE">
        <w:rPr>
          <w:noProof/>
        </w:rPr>
        <w:t>3</w:t>
      </w:r>
      <w:r>
        <w:fldChar w:fldCharType="end"/>
      </w:r>
      <w:r>
        <w:rPr>
          <w:lang w:val="en-US"/>
        </w:rPr>
        <w:t>a Thermal contour map illustrating temperature distribution and Figure 3b illustrates the heat flux field for Stage 1</w:t>
      </w:r>
      <w:commentRangeEnd w:id="57"/>
      <w:r w:rsidR="008C3988">
        <w:rPr>
          <w:rStyle w:val="CommentReference"/>
          <w:i w:val="0"/>
          <w:iCs w:val="0"/>
          <w:color w:val="auto"/>
        </w:rPr>
        <w:commentReference w:id="57"/>
      </w:r>
    </w:p>
    <w:p w14:paraId="4177F565" w14:textId="1937527F" w:rsidR="00372E7D" w:rsidRDefault="005F441E" w:rsidP="00F776EA">
      <w:pPr>
        <w:pStyle w:val="Heading3"/>
        <w:spacing w:line="360" w:lineRule="auto"/>
      </w:pPr>
      <w:bookmarkStart w:id="58" w:name="_Toc24206594"/>
      <w:r>
        <w:t>Stage 2</w:t>
      </w:r>
      <w:bookmarkEnd w:id="58"/>
    </w:p>
    <w:p w14:paraId="5F53EBDE" w14:textId="77777777" w:rsidR="00F776EA" w:rsidRDefault="00F776EA" w:rsidP="00F776EA">
      <w:pPr>
        <w:spacing w:line="360" w:lineRule="auto"/>
        <w:jc w:val="both"/>
      </w:pPr>
      <w:r>
        <w:t>In this stage the internal heat generation term is accounted for and the internal domain nodes have a generated temperature of 100</w:t>
      </w:r>
      <w:r>
        <w:sym w:font="Symbol" w:char="F0B0"/>
      </w:r>
      <w:r w:rsidRPr="0019269B">
        <w:t>C</w:t>
      </w:r>
      <w:r>
        <w:t>. The contour in Figure 4a is clearly different from 3a in that there are greater temperatures near the bottom edge of the cell. The corners and edges still remain relatively cold, which is an inaccurate representation.</w:t>
      </w:r>
    </w:p>
    <w:p w14:paraId="32D406BD" w14:textId="19762F91" w:rsidR="00923129" w:rsidRDefault="00923129" w:rsidP="00923129">
      <w:pPr>
        <w:keepNext/>
        <w:spacing w:line="360" w:lineRule="auto"/>
      </w:pPr>
      <w:r>
        <w:rPr>
          <w:noProof/>
        </w:rPr>
        <w:drawing>
          <wp:inline distT="0" distB="0" distL="0" distR="0" wp14:anchorId="076CD1DF" wp14:editId="74BC1E71">
            <wp:extent cx="2869921" cy="2151168"/>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11-07 at 7.02.29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02962" cy="2175934"/>
                    </a:xfrm>
                    <a:prstGeom prst="rect">
                      <a:avLst/>
                    </a:prstGeom>
                  </pic:spPr>
                </pic:pic>
              </a:graphicData>
            </a:graphic>
          </wp:inline>
        </w:drawing>
      </w:r>
      <w:r>
        <w:rPr>
          <w:noProof/>
        </w:rPr>
        <w:drawing>
          <wp:inline distT="0" distB="0" distL="0" distR="0" wp14:anchorId="660B9229" wp14:editId="64F3097B">
            <wp:extent cx="2814555" cy="2156900"/>
            <wp:effectExtent l="0" t="0" r="508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1-07 at 6.55.14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64527" cy="2195196"/>
                    </a:xfrm>
                    <a:prstGeom prst="rect">
                      <a:avLst/>
                    </a:prstGeom>
                  </pic:spPr>
                </pic:pic>
              </a:graphicData>
            </a:graphic>
          </wp:inline>
        </w:drawing>
      </w:r>
    </w:p>
    <w:p w14:paraId="0B133DE1" w14:textId="08B641CA" w:rsidR="00923129" w:rsidRDefault="00923129" w:rsidP="00923129">
      <w:pPr>
        <w:pStyle w:val="Caption"/>
      </w:pPr>
      <w:r>
        <w:t xml:space="preserve">Figure </w:t>
      </w:r>
      <w:r>
        <w:fldChar w:fldCharType="begin"/>
      </w:r>
      <w:r>
        <w:instrText xml:space="preserve"> SEQ Figure \* ARABIC </w:instrText>
      </w:r>
      <w:r>
        <w:fldChar w:fldCharType="separate"/>
      </w:r>
      <w:r w:rsidR="00D653EE">
        <w:rPr>
          <w:noProof/>
        </w:rPr>
        <w:t>4</w:t>
      </w:r>
      <w:r>
        <w:fldChar w:fldCharType="end"/>
      </w:r>
      <w:r>
        <w:rPr>
          <w:lang w:val="en-US"/>
        </w:rPr>
        <w:t xml:space="preserve">a Thermal contour map illustrating temperature distribution and Figure </w:t>
      </w:r>
      <w:r w:rsidR="0008712D">
        <w:rPr>
          <w:lang w:val="en-US"/>
        </w:rPr>
        <w:t>4</w:t>
      </w:r>
      <w:r>
        <w:rPr>
          <w:lang w:val="en-US"/>
        </w:rPr>
        <w:t>b illustrates the heat flux field for Stage 2</w:t>
      </w:r>
    </w:p>
    <w:p w14:paraId="3BC5532C" w14:textId="1C44C0B8" w:rsidR="0008712D" w:rsidRDefault="0008712D" w:rsidP="00F776EA">
      <w:pPr>
        <w:pStyle w:val="Heading3"/>
        <w:spacing w:line="360" w:lineRule="auto"/>
      </w:pPr>
      <w:bookmarkStart w:id="59" w:name="_Toc24206595"/>
      <w:r>
        <w:t>Stage 3</w:t>
      </w:r>
      <w:r w:rsidR="00C379C0">
        <w:t xml:space="preserve"> – Future Adjustments</w:t>
      </w:r>
      <w:bookmarkEnd w:id="59"/>
    </w:p>
    <w:p w14:paraId="5AA918CD" w14:textId="1E5A8237" w:rsidR="00C379C0" w:rsidRDefault="00F776EA" w:rsidP="00C379C0">
      <w:pPr>
        <w:spacing w:line="360" w:lineRule="auto"/>
        <w:jc w:val="both"/>
      </w:pPr>
      <w:r>
        <w:t>At</w:t>
      </w:r>
      <w:r w:rsidR="00065722">
        <w:t xml:space="preserve"> this stage Newton’s law of cooling will be applied in order to calculate an accurate temperature value for the boundary conditions not including the tabs. It is expected that a greater average temperature will be attained as imposing a constant heat transfer rate will cause the boundaries to be at a greater temperature than previously assumed ambient. The </w:t>
      </w:r>
      <w:r w:rsidR="00065722">
        <w:lastRenderedPageBreak/>
        <w:t xml:space="preserve">assumption of fixed ambient temperature is not realistic and </w:t>
      </w:r>
      <w:r w:rsidR="009B1CBC">
        <w:t>major</w:t>
      </w:r>
      <w:r w:rsidR="00065722">
        <w:t xml:space="preserve"> cooling</w:t>
      </w:r>
      <w:r w:rsidR="009B1CBC">
        <w:t xml:space="preserve"> would be required</w:t>
      </w:r>
      <w:r w:rsidR="00065722">
        <w:t xml:space="preserve"> by the BTMS.</w:t>
      </w:r>
    </w:p>
    <w:p w14:paraId="0DAFA29F" w14:textId="62793941" w:rsidR="00C379C0" w:rsidRDefault="00C379C0" w:rsidP="00C379C0">
      <w:pPr>
        <w:spacing w:line="360" w:lineRule="auto"/>
        <w:jc w:val="both"/>
      </w:pPr>
      <w:r>
        <w:t>This stage will also be adapted such that the model would become unsteady. This will be done by adding a code as follows:</w:t>
      </w:r>
    </w:p>
    <w:p w14:paraId="264475B1" w14:textId="2C0A9598" w:rsidR="00C379C0" w:rsidRDefault="00C379C0" w:rsidP="00D653EE">
      <w:pPr>
        <w:autoSpaceDE w:val="0"/>
        <w:autoSpaceDN w:val="0"/>
        <w:adjustRightInd w:val="0"/>
        <w:ind w:left="720"/>
        <w:rPr>
          <w:rFonts w:ascii="Courier" w:hAnsi="Courier" w:cs="Courier"/>
          <w:color w:val="000000"/>
          <w:sz w:val="20"/>
          <w:szCs w:val="20"/>
          <w:lang w:val="en-US"/>
        </w:rPr>
      </w:pPr>
      <w:r>
        <w:rPr>
          <w:rFonts w:ascii="Courier" w:hAnsi="Courier" w:cs="Courier"/>
          <w:color w:val="0000FF"/>
          <w:sz w:val="20"/>
          <w:szCs w:val="20"/>
          <w:lang w:val="en-US"/>
        </w:rPr>
        <w:t>for</w:t>
      </w:r>
      <w:r>
        <w:rPr>
          <w:rFonts w:ascii="Courier" w:hAnsi="Courier" w:cs="Courier"/>
          <w:color w:val="000000"/>
          <w:sz w:val="20"/>
          <w:szCs w:val="20"/>
          <w:lang w:val="en-US"/>
        </w:rPr>
        <w:t xml:space="preserve"> t = 1 : </w:t>
      </w:r>
      <w:proofErr w:type="spellStart"/>
      <w:r>
        <w:rPr>
          <w:rFonts w:ascii="Courier" w:hAnsi="Courier" w:cs="Courier"/>
          <w:color w:val="000000"/>
          <w:sz w:val="20"/>
          <w:szCs w:val="20"/>
          <w:lang w:val="en-US"/>
        </w:rPr>
        <w:t>time</w:t>
      </w:r>
      <w:r w:rsidR="00D653EE">
        <w:rPr>
          <w:rFonts w:ascii="Courier" w:hAnsi="Courier" w:cs="Courier"/>
          <w:color w:val="000000"/>
          <w:sz w:val="20"/>
          <w:szCs w:val="20"/>
          <w:lang w:val="en-US"/>
        </w:rPr>
        <w:t>_</w:t>
      </w:r>
      <w:r>
        <w:rPr>
          <w:rFonts w:ascii="Courier" w:hAnsi="Courier" w:cs="Courier"/>
          <w:color w:val="000000"/>
          <w:sz w:val="20"/>
          <w:szCs w:val="20"/>
          <w:lang w:val="en-US"/>
        </w:rPr>
        <w:t>final</w:t>
      </w:r>
      <w:proofErr w:type="spellEnd"/>
    </w:p>
    <w:p w14:paraId="37060914" w14:textId="0725FE58" w:rsidR="00C379C0" w:rsidRDefault="00C379C0" w:rsidP="00D653EE">
      <w:pPr>
        <w:autoSpaceDE w:val="0"/>
        <w:autoSpaceDN w:val="0"/>
        <w:adjustRightInd w:val="0"/>
        <w:ind w:left="720"/>
        <w:rPr>
          <w:rFonts w:ascii="Courier" w:hAnsi="Courier"/>
          <w:lang w:val="en-US"/>
        </w:rPr>
      </w:pPr>
      <w:r>
        <w:rPr>
          <w:rFonts w:ascii="Courier" w:hAnsi="Courier"/>
          <w:lang w:val="en-US"/>
        </w:rPr>
        <w:t>...</w:t>
      </w:r>
    </w:p>
    <w:p w14:paraId="03CA856C" w14:textId="2F76048C" w:rsidR="00C379C0" w:rsidRDefault="00C379C0" w:rsidP="00D653EE">
      <w:pPr>
        <w:autoSpaceDE w:val="0"/>
        <w:autoSpaceDN w:val="0"/>
        <w:adjustRightInd w:val="0"/>
        <w:ind w:left="720" w:firstLine="720"/>
        <w:rPr>
          <w:rFonts w:ascii="Courier" w:hAnsi="Courier" w:cs="Courier"/>
          <w:color w:val="000000"/>
          <w:sz w:val="20"/>
          <w:szCs w:val="20"/>
          <w:lang w:val="en-US"/>
        </w:rPr>
      </w:pPr>
      <w:r>
        <w:rPr>
          <w:rFonts w:ascii="Courier" w:hAnsi="Courier" w:cs="Courier"/>
          <w:color w:val="000000"/>
          <w:sz w:val="20"/>
          <w:szCs w:val="20"/>
          <w:lang w:val="en-US"/>
        </w:rPr>
        <w:t>b(</w:t>
      </w:r>
      <w:proofErr w:type="spellStart"/>
      <w:r>
        <w:rPr>
          <w:rFonts w:ascii="Courier" w:hAnsi="Courier" w:cs="Courier"/>
          <w:color w:val="000000"/>
          <w:sz w:val="20"/>
          <w:szCs w:val="20"/>
          <w:lang w:val="en-US"/>
        </w:rPr>
        <w:t>ij</w:t>
      </w:r>
      <w:proofErr w:type="spellEnd"/>
      <w:r>
        <w:rPr>
          <w:rFonts w:ascii="Courier" w:hAnsi="Courier" w:cs="Courier"/>
          <w:color w:val="000000"/>
          <w:sz w:val="20"/>
          <w:szCs w:val="20"/>
          <w:lang w:val="en-US"/>
        </w:rPr>
        <w:t>) = f(t);</w:t>
      </w:r>
    </w:p>
    <w:p w14:paraId="5D992C60" w14:textId="196D2768" w:rsidR="00C379C0" w:rsidRDefault="00C379C0" w:rsidP="00D653EE">
      <w:pPr>
        <w:autoSpaceDE w:val="0"/>
        <w:autoSpaceDN w:val="0"/>
        <w:adjustRightInd w:val="0"/>
        <w:ind w:left="720"/>
        <w:rPr>
          <w:rFonts w:ascii="Courier" w:hAnsi="Courier"/>
          <w:lang w:val="en-US"/>
        </w:rPr>
      </w:pPr>
      <w:r>
        <w:rPr>
          <w:rFonts w:ascii="Courier" w:hAnsi="Courier"/>
          <w:lang w:val="en-US"/>
        </w:rPr>
        <w:t>...</w:t>
      </w:r>
    </w:p>
    <w:p w14:paraId="44ADFAAC" w14:textId="7F7A2880" w:rsidR="005F441E" w:rsidRDefault="00B466A6" w:rsidP="00D653EE">
      <w:pPr>
        <w:autoSpaceDE w:val="0"/>
        <w:autoSpaceDN w:val="0"/>
        <w:adjustRightInd w:val="0"/>
        <w:ind w:left="720"/>
        <w:rPr>
          <w:rFonts w:ascii="Courier" w:hAnsi="Courier" w:cs="Courier"/>
          <w:color w:val="0000FF"/>
          <w:sz w:val="20"/>
          <w:szCs w:val="20"/>
          <w:lang w:val="en-US"/>
        </w:rPr>
      </w:pPr>
      <w:r>
        <w:rPr>
          <w:rFonts w:ascii="Courier" w:hAnsi="Courier" w:cs="Courier"/>
          <w:color w:val="0000FF"/>
          <w:sz w:val="20"/>
          <w:szCs w:val="20"/>
          <w:lang w:val="en-US"/>
        </w:rPr>
        <w:t>E</w:t>
      </w:r>
      <w:r w:rsidR="00C379C0">
        <w:rPr>
          <w:rFonts w:ascii="Courier" w:hAnsi="Courier" w:cs="Courier"/>
          <w:color w:val="0000FF"/>
          <w:sz w:val="20"/>
          <w:szCs w:val="20"/>
          <w:lang w:val="en-US"/>
        </w:rPr>
        <w:t>nd</w:t>
      </w:r>
    </w:p>
    <w:p w14:paraId="27C7E5FF" w14:textId="77570434" w:rsidR="00B466A6" w:rsidRDefault="00B466A6" w:rsidP="00C379C0">
      <w:pPr>
        <w:autoSpaceDE w:val="0"/>
        <w:autoSpaceDN w:val="0"/>
        <w:adjustRightInd w:val="0"/>
      </w:pPr>
    </w:p>
    <w:p w14:paraId="60492803" w14:textId="50A02E81" w:rsidR="00B466A6" w:rsidRPr="00B466A6" w:rsidRDefault="00B466A6" w:rsidP="00B466A6">
      <w:pPr>
        <w:spacing w:line="360" w:lineRule="auto"/>
        <w:jc w:val="both"/>
      </w:pPr>
      <w:r>
        <w:t xml:space="preserve">Here the </w:t>
      </w:r>
      <w:r w:rsidR="0087512E">
        <w:t>f(t)</w:t>
      </w:r>
      <w:r>
        <w:t xml:space="preserve"> will be a </w:t>
      </w:r>
      <w:r w:rsidR="001F5480">
        <w:t>temperature as a function</w:t>
      </w:r>
      <w:r>
        <w:t xml:space="preserve"> of time which will match the testing </w:t>
      </w:r>
      <w:r w:rsidR="00D653EE">
        <w:t>schedule</w:t>
      </w:r>
      <w:r>
        <w:t xml:space="preserve"> illustrated in Figure 5</w:t>
      </w:r>
      <w:r w:rsidR="00D653EE">
        <w:t xml:space="preserve">, which is adapted from research done by the University of Waterloo </w:t>
      </w:r>
      <w:r w:rsidR="00D653EE">
        <w:fldChar w:fldCharType="begin"/>
      </w:r>
      <w:r w:rsidR="00D653EE">
        <w:instrText xml:space="preserve"> ADDIN EN.CITE &lt;EndNote&gt;&lt;Cite&gt;&lt;Author&gt;Chen&lt;/Author&gt;&lt;Year&gt;2013&lt;/Year&gt;&lt;RecNum&gt;18&lt;/RecNum&gt;&lt;DisplayText&gt;(Chen, 2013)&lt;/DisplayText&gt;&lt;record&gt;&lt;rec-number&gt;18&lt;/rec-number&gt;&lt;foreign-keys&gt;&lt;key app="EN" db-id="5tpze92pu5wfaze2dpbpwa0ivxzstt2dvx09" timestamp="1573155906"&gt;18&lt;/key&gt;&lt;/foreign-keys&gt;&lt;ref-type name="Thesis"&gt;32&lt;/ref-type&gt;&lt;contributors&gt;&lt;authors&gt;&lt;author&gt;Chen, Kaiwei&lt;/author&gt;&lt;/authors&gt;&lt;/contributors&gt;&lt;titles&gt;&lt;title&gt;Heat Generation Measurements of Prismatic Lithium Ion Batteries&lt;/title&gt;&lt;/titles&gt;&lt;dates&gt;&lt;year&gt;2013&lt;/year&gt;&lt;/dates&gt;&lt;publisher&gt;University of Waterloo&lt;/publisher&gt;&lt;urls&gt;&lt;/urls&gt;&lt;/record&gt;&lt;/Cite&gt;&lt;/EndNote&gt;</w:instrText>
      </w:r>
      <w:r w:rsidR="00D653EE">
        <w:fldChar w:fldCharType="separate"/>
      </w:r>
      <w:r w:rsidR="00D653EE">
        <w:rPr>
          <w:noProof/>
        </w:rPr>
        <w:t>(Chen, 2013)</w:t>
      </w:r>
      <w:r w:rsidR="00D653EE">
        <w:fldChar w:fldCharType="end"/>
      </w:r>
      <w:r w:rsidR="00D653EE">
        <w:t>.</w:t>
      </w:r>
      <w:r w:rsidR="0087512E">
        <w:t xml:space="preserve"> Then heat is generated by the battery</w:t>
      </w:r>
      <w:r w:rsidR="008100B7">
        <w:t xml:space="preserve"> during the charging section (80-120mins) and </w:t>
      </w:r>
      <w:r w:rsidR="0087512E">
        <w:t>the temperature continue</w:t>
      </w:r>
      <w:r w:rsidR="008100B7">
        <w:t>s</w:t>
      </w:r>
      <w:r w:rsidR="0087512E">
        <w:t xml:space="preserve"> to rise until the resting section</w:t>
      </w:r>
      <w:r w:rsidR="00FC2AE1">
        <w:t xml:space="preserve"> starts</w:t>
      </w:r>
      <w:r w:rsidR="008100B7">
        <w:t xml:space="preserve"> at the 120-minute mark</w:t>
      </w:r>
      <w:r w:rsidR="0087512E">
        <w:t>.</w:t>
      </w:r>
      <w:r w:rsidR="008100B7">
        <w:t xml:space="preserve"> During </w:t>
      </w:r>
      <w:r w:rsidR="00EB0D83">
        <w:t xml:space="preserve">the resting stage there is time for heat to be transferred away from the battery and the temperature to drop to cooler levels. </w:t>
      </w:r>
      <w:r w:rsidR="00FC2AE1">
        <w:t>It is expected that the greatest average temperature will be at the 120 min mark and the next highest would be at the 540 min marks after charging is complete.</w:t>
      </w:r>
    </w:p>
    <w:p w14:paraId="7385790E" w14:textId="7459E6FA" w:rsidR="00D653EE" w:rsidRDefault="00D653EE" w:rsidP="00D653EE">
      <w:pPr>
        <w:keepNext/>
        <w:spacing w:line="360" w:lineRule="auto"/>
      </w:pPr>
      <w:r>
        <w:rPr>
          <w:noProof/>
        </w:rPr>
        <w:drawing>
          <wp:inline distT="0" distB="0" distL="0" distR="0" wp14:anchorId="34DC9E36" wp14:editId="00419383">
            <wp:extent cx="2855495" cy="2131491"/>
            <wp:effectExtent l="0" t="0" r="2540" b="254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11-07 at 7.40.17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90300" cy="2157471"/>
                    </a:xfrm>
                    <a:prstGeom prst="rect">
                      <a:avLst/>
                    </a:prstGeom>
                  </pic:spPr>
                </pic:pic>
              </a:graphicData>
            </a:graphic>
          </wp:inline>
        </w:drawing>
      </w:r>
      <w:r>
        <w:rPr>
          <w:noProof/>
        </w:rPr>
        <w:drawing>
          <wp:inline distT="0" distB="0" distL="0" distR="0" wp14:anchorId="37FEEE18" wp14:editId="4A00F080">
            <wp:extent cx="2855494" cy="2149218"/>
            <wp:effectExtent l="0" t="0" r="1905"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11-07 at 7.40.54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55494" cy="2149218"/>
                    </a:xfrm>
                    <a:prstGeom prst="rect">
                      <a:avLst/>
                    </a:prstGeom>
                  </pic:spPr>
                </pic:pic>
              </a:graphicData>
            </a:graphic>
          </wp:inline>
        </w:drawing>
      </w:r>
    </w:p>
    <w:p w14:paraId="363E9B71" w14:textId="1B8F9B69" w:rsidR="00B466A6" w:rsidRPr="00DB1565" w:rsidRDefault="00D653EE" w:rsidP="00DB1565">
      <w:pPr>
        <w:pStyle w:val="Caption"/>
        <w:spacing w:line="360" w:lineRule="auto"/>
        <w:jc w:val="center"/>
      </w:pPr>
      <w:r>
        <w:t xml:space="preserve">Figure </w:t>
      </w:r>
      <w:r>
        <w:fldChar w:fldCharType="begin"/>
      </w:r>
      <w:r>
        <w:instrText xml:space="preserve"> SEQ Figure \* ARABIC </w:instrText>
      </w:r>
      <w:r>
        <w:fldChar w:fldCharType="separate"/>
      </w:r>
      <w:r>
        <w:rPr>
          <w:noProof/>
        </w:rPr>
        <w:t>5</w:t>
      </w:r>
      <w:r>
        <w:fldChar w:fldCharType="end"/>
      </w:r>
      <w:r>
        <w:rPr>
          <w:lang w:val="en-US"/>
        </w:rPr>
        <w:t xml:space="preserve"> Testing schedules for current(A) and heat flux (W) for li-ion battery examination</w:t>
      </w:r>
      <w:r w:rsidR="00FC2AE1">
        <w:t xml:space="preserve"> </w:t>
      </w:r>
      <w:r w:rsidR="00FC2AE1">
        <w:fldChar w:fldCharType="begin"/>
      </w:r>
      <w:r w:rsidR="00FC2AE1">
        <w:instrText xml:space="preserve"> ADDIN EN.CITE &lt;EndNote&gt;&lt;Cite&gt;&lt;Author&gt;Chen&lt;/Author&gt;&lt;Year&gt;2013&lt;/Year&gt;&lt;RecNum&gt;18&lt;/RecNum&gt;&lt;DisplayText&gt;(Chen, 2013)&lt;/DisplayText&gt;&lt;record&gt;&lt;rec-number&gt;18&lt;/rec-number&gt;&lt;foreign-keys&gt;&lt;key app="EN" db-id="5tpze92pu5wfaze2dpbpwa0ivxzstt2dvx09" timestamp="1573155906"&gt;18&lt;/key&gt;&lt;/foreign-keys&gt;&lt;ref-type name="Thesis"&gt;32&lt;/ref-type&gt;&lt;contributors&gt;&lt;authors&gt;&lt;author&gt;Chen, Kaiwei&lt;/author&gt;&lt;/authors&gt;&lt;/contributors&gt;&lt;titles&gt;&lt;title&gt;Heat Generation Measurements of Prismatic Lithium Ion Batteries&lt;/title&gt;&lt;/titles&gt;&lt;dates&gt;&lt;year&gt;2013&lt;/year&gt;&lt;/dates&gt;&lt;publisher&gt;University of Waterloo&lt;/publisher&gt;&lt;urls&gt;&lt;/urls&gt;&lt;/record&gt;&lt;/Cite&gt;&lt;/EndNote&gt;</w:instrText>
      </w:r>
      <w:r w:rsidR="00FC2AE1">
        <w:fldChar w:fldCharType="separate"/>
      </w:r>
      <w:r w:rsidR="00FC2AE1">
        <w:rPr>
          <w:noProof/>
        </w:rPr>
        <w:t>(Chen, 2013)</w:t>
      </w:r>
      <w:r w:rsidR="00FC2AE1">
        <w:fldChar w:fldCharType="end"/>
      </w:r>
    </w:p>
    <w:p w14:paraId="0C461A78" w14:textId="77777777" w:rsidR="00371140" w:rsidRDefault="00371140">
      <w:pPr>
        <w:rPr>
          <w:rFonts w:asciiTheme="majorHAnsi" w:eastAsiaTheme="majorEastAsia" w:hAnsiTheme="majorHAnsi" w:cstheme="majorBidi"/>
          <w:color w:val="2F5496" w:themeColor="accent1" w:themeShade="BF"/>
          <w:sz w:val="32"/>
          <w:szCs w:val="32"/>
        </w:rPr>
      </w:pPr>
      <w:r>
        <w:br w:type="page"/>
      </w:r>
    </w:p>
    <w:p w14:paraId="69F7CEFB" w14:textId="7EB1F662" w:rsidR="001047BE" w:rsidRDefault="001047BE" w:rsidP="001047BE">
      <w:pPr>
        <w:pStyle w:val="Heading1"/>
      </w:pPr>
      <w:bookmarkStart w:id="60" w:name="_Toc24206596"/>
      <w:r>
        <w:lastRenderedPageBreak/>
        <w:t>Appendices</w:t>
      </w:r>
      <w:bookmarkEnd w:id="60"/>
    </w:p>
    <w:p w14:paraId="2CAF5608" w14:textId="77777777" w:rsidR="001047BE" w:rsidRPr="001047BE" w:rsidRDefault="001047BE" w:rsidP="001047BE"/>
    <w:p w14:paraId="62CC733C" w14:textId="3F06EC47" w:rsidR="001047BE" w:rsidRDefault="00673660" w:rsidP="001047BE">
      <w:pPr>
        <w:pStyle w:val="Heading2"/>
      </w:pPr>
      <w:bookmarkStart w:id="61" w:name="_Toc24206597"/>
      <w:r>
        <w:t xml:space="preserve">Appendix 1: </w:t>
      </w:r>
      <w:r w:rsidR="001047BE">
        <w:t>MATLAB Numerical model code</w:t>
      </w:r>
      <w:bookmarkEnd w:id="61"/>
    </w:p>
    <w:p w14:paraId="67C713D7"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clear</w:t>
      </w:r>
    </w:p>
    <w:p w14:paraId="5B5106F4"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close </w:t>
      </w:r>
      <w:r>
        <w:rPr>
          <w:rFonts w:ascii="Courier" w:hAnsi="Courier" w:cs="Courier"/>
          <w:color w:val="A020F0"/>
          <w:sz w:val="20"/>
          <w:szCs w:val="20"/>
          <w:lang w:val="en-US"/>
        </w:rPr>
        <w:t>all</w:t>
      </w:r>
    </w:p>
    <w:p w14:paraId="4E84B567" w14:textId="77777777" w:rsidR="0028268A" w:rsidRDefault="0028268A" w:rsidP="0028268A">
      <w:pPr>
        <w:autoSpaceDE w:val="0"/>
        <w:autoSpaceDN w:val="0"/>
        <w:adjustRightInd w:val="0"/>
        <w:rPr>
          <w:rFonts w:ascii="Courier" w:hAnsi="Courier"/>
          <w:lang w:val="en-US"/>
        </w:rPr>
      </w:pPr>
      <w:r>
        <w:rPr>
          <w:rFonts w:ascii="Courier" w:hAnsi="Courier" w:cs="Courier"/>
          <w:color w:val="228B22"/>
          <w:sz w:val="20"/>
          <w:szCs w:val="20"/>
          <w:lang w:val="en-US"/>
        </w:rPr>
        <w:t>%  FDM solver for Laplace's equation in 2D</w:t>
      </w:r>
    </w:p>
    <w:p w14:paraId="5430066F"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p>
    <w:p w14:paraId="5173BE3E" w14:textId="77777777" w:rsidR="0028268A" w:rsidRDefault="0028268A" w:rsidP="0028268A">
      <w:pPr>
        <w:autoSpaceDE w:val="0"/>
        <w:autoSpaceDN w:val="0"/>
        <w:adjustRightInd w:val="0"/>
        <w:rPr>
          <w:rFonts w:ascii="Courier" w:hAnsi="Courier"/>
          <w:lang w:val="en-US"/>
        </w:rPr>
      </w:pPr>
      <w:r>
        <w:rPr>
          <w:rFonts w:ascii="Courier" w:hAnsi="Courier" w:cs="Courier"/>
          <w:color w:val="228B22"/>
          <w:sz w:val="20"/>
          <w:szCs w:val="20"/>
          <w:lang w:val="en-US"/>
        </w:rPr>
        <w:t xml:space="preserve">% BCs:      phi = </w:t>
      </w:r>
      <w:proofErr w:type="spellStart"/>
      <w:r>
        <w:rPr>
          <w:rFonts w:ascii="Courier" w:hAnsi="Courier" w:cs="Courier"/>
          <w:color w:val="228B22"/>
          <w:sz w:val="20"/>
          <w:szCs w:val="20"/>
          <w:lang w:val="en-US"/>
        </w:rPr>
        <w:t>qtab</w:t>
      </w:r>
      <w:proofErr w:type="spellEnd"/>
      <w:r>
        <w:rPr>
          <w:rFonts w:ascii="Courier" w:hAnsi="Courier" w:cs="Courier"/>
          <w:color w:val="228B22"/>
          <w:sz w:val="20"/>
          <w:szCs w:val="20"/>
          <w:lang w:val="en-US"/>
        </w:rPr>
        <w:t xml:space="preserve">       (right tab)</w:t>
      </w:r>
    </w:p>
    <w:p w14:paraId="60563C45" w14:textId="77777777" w:rsidR="0028268A" w:rsidRDefault="0028268A" w:rsidP="0028268A">
      <w:pPr>
        <w:autoSpaceDE w:val="0"/>
        <w:autoSpaceDN w:val="0"/>
        <w:adjustRightInd w:val="0"/>
        <w:rPr>
          <w:rFonts w:ascii="Courier" w:hAnsi="Courier"/>
          <w:lang w:val="en-US"/>
        </w:rPr>
      </w:pPr>
      <w:r>
        <w:rPr>
          <w:rFonts w:ascii="Courier" w:hAnsi="Courier" w:cs="Courier"/>
          <w:color w:val="228B22"/>
          <w:sz w:val="20"/>
          <w:szCs w:val="20"/>
          <w:lang w:val="en-US"/>
        </w:rPr>
        <w:t xml:space="preserve">%           phi = </w:t>
      </w:r>
      <w:proofErr w:type="spellStart"/>
      <w:r>
        <w:rPr>
          <w:rFonts w:ascii="Courier" w:hAnsi="Courier" w:cs="Courier"/>
          <w:color w:val="228B22"/>
          <w:sz w:val="20"/>
          <w:szCs w:val="20"/>
          <w:lang w:val="en-US"/>
        </w:rPr>
        <w:t>qtab</w:t>
      </w:r>
      <w:proofErr w:type="spellEnd"/>
      <w:r>
        <w:rPr>
          <w:rFonts w:ascii="Courier" w:hAnsi="Courier" w:cs="Courier"/>
          <w:color w:val="228B22"/>
          <w:sz w:val="20"/>
          <w:szCs w:val="20"/>
          <w:lang w:val="en-US"/>
        </w:rPr>
        <w:t xml:space="preserve">       (left tab)</w:t>
      </w:r>
    </w:p>
    <w:p w14:paraId="6753048C" w14:textId="77777777" w:rsidR="0028268A" w:rsidRDefault="0028268A" w:rsidP="0028268A">
      <w:pPr>
        <w:autoSpaceDE w:val="0"/>
        <w:autoSpaceDN w:val="0"/>
        <w:adjustRightInd w:val="0"/>
        <w:rPr>
          <w:rFonts w:ascii="Courier" w:hAnsi="Courier"/>
          <w:lang w:val="en-US"/>
        </w:rPr>
      </w:pPr>
      <w:r>
        <w:rPr>
          <w:rFonts w:ascii="Courier" w:hAnsi="Courier" w:cs="Courier"/>
          <w:color w:val="228B22"/>
          <w:sz w:val="20"/>
          <w:szCs w:val="20"/>
          <w:lang w:val="en-US"/>
        </w:rPr>
        <w:t xml:space="preserve">%           </w:t>
      </w:r>
      <w:proofErr w:type="spellStart"/>
      <w:r>
        <w:rPr>
          <w:rFonts w:ascii="Courier" w:hAnsi="Courier" w:cs="Courier"/>
          <w:color w:val="228B22"/>
          <w:sz w:val="20"/>
          <w:szCs w:val="20"/>
          <w:lang w:val="en-US"/>
        </w:rPr>
        <w:t>dphi</w:t>
      </w:r>
      <w:proofErr w:type="spellEnd"/>
      <w:r>
        <w:rPr>
          <w:rFonts w:ascii="Courier" w:hAnsi="Courier" w:cs="Courier"/>
          <w:color w:val="228B22"/>
          <w:sz w:val="20"/>
          <w:szCs w:val="20"/>
          <w:lang w:val="en-US"/>
        </w:rPr>
        <w:t>/dx = 0     (left and  right)</w:t>
      </w:r>
    </w:p>
    <w:p w14:paraId="76E254C2" w14:textId="77777777" w:rsidR="0028268A" w:rsidRDefault="0028268A" w:rsidP="0028268A">
      <w:pPr>
        <w:autoSpaceDE w:val="0"/>
        <w:autoSpaceDN w:val="0"/>
        <w:adjustRightInd w:val="0"/>
        <w:rPr>
          <w:rFonts w:ascii="Courier" w:hAnsi="Courier"/>
          <w:lang w:val="en-US"/>
        </w:rPr>
      </w:pPr>
      <w:r>
        <w:rPr>
          <w:rFonts w:ascii="Courier" w:hAnsi="Courier" w:cs="Courier"/>
          <w:color w:val="228B22"/>
          <w:sz w:val="20"/>
          <w:szCs w:val="20"/>
          <w:lang w:val="en-US"/>
        </w:rPr>
        <w:t xml:space="preserve">%           </w:t>
      </w:r>
      <w:proofErr w:type="spellStart"/>
      <w:r>
        <w:rPr>
          <w:rFonts w:ascii="Courier" w:hAnsi="Courier" w:cs="Courier"/>
          <w:color w:val="228B22"/>
          <w:sz w:val="20"/>
          <w:szCs w:val="20"/>
          <w:lang w:val="en-US"/>
        </w:rPr>
        <w:t>dphi</w:t>
      </w:r>
      <w:proofErr w:type="spellEnd"/>
      <w:r>
        <w:rPr>
          <w:rFonts w:ascii="Courier" w:hAnsi="Courier" w:cs="Courier"/>
          <w:color w:val="228B22"/>
          <w:sz w:val="20"/>
          <w:szCs w:val="20"/>
          <w:lang w:val="en-US"/>
        </w:rPr>
        <w:t>/</w:t>
      </w:r>
      <w:proofErr w:type="spellStart"/>
      <w:r>
        <w:rPr>
          <w:rFonts w:ascii="Courier" w:hAnsi="Courier" w:cs="Courier"/>
          <w:color w:val="228B22"/>
          <w:sz w:val="20"/>
          <w:szCs w:val="20"/>
          <w:lang w:val="en-US"/>
        </w:rPr>
        <w:t>dy</w:t>
      </w:r>
      <w:proofErr w:type="spellEnd"/>
      <w:r>
        <w:rPr>
          <w:rFonts w:ascii="Courier" w:hAnsi="Courier" w:cs="Courier"/>
          <w:color w:val="228B22"/>
          <w:sz w:val="20"/>
          <w:szCs w:val="20"/>
          <w:lang w:val="en-US"/>
        </w:rPr>
        <w:t xml:space="preserve"> = 0     (bottom and gaps on top)</w:t>
      </w:r>
    </w:p>
    <w:p w14:paraId="63DA97E0"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p>
    <w:p w14:paraId="540160E3" w14:textId="77777777" w:rsidR="0028268A" w:rsidRDefault="0028268A" w:rsidP="0028268A">
      <w:pPr>
        <w:autoSpaceDE w:val="0"/>
        <w:autoSpaceDN w:val="0"/>
        <w:adjustRightInd w:val="0"/>
        <w:rPr>
          <w:rFonts w:ascii="Courier" w:hAnsi="Courier"/>
          <w:lang w:val="en-US"/>
        </w:rPr>
      </w:pPr>
      <w:r>
        <w:rPr>
          <w:rFonts w:ascii="Courier" w:hAnsi="Courier" w:cs="Courier"/>
          <w:color w:val="228B22"/>
          <w:sz w:val="20"/>
          <w:szCs w:val="20"/>
          <w:lang w:val="en-US"/>
        </w:rPr>
        <w:t>%% Settings</w:t>
      </w:r>
    </w:p>
    <w:p w14:paraId="53EECF9D" w14:textId="77777777" w:rsidR="0028268A" w:rsidRDefault="0028268A" w:rsidP="0028268A">
      <w:pPr>
        <w:autoSpaceDE w:val="0"/>
        <w:autoSpaceDN w:val="0"/>
        <w:adjustRightInd w:val="0"/>
        <w:rPr>
          <w:rFonts w:ascii="Courier" w:hAnsi="Courier"/>
          <w:lang w:val="en-US"/>
        </w:rPr>
      </w:pPr>
      <w:r>
        <w:rPr>
          <w:rFonts w:ascii="Courier" w:hAnsi="Courier" w:cs="Courier"/>
          <w:color w:val="228B22"/>
          <w:sz w:val="20"/>
          <w:szCs w:val="20"/>
          <w:lang w:val="en-US"/>
        </w:rPr>
        <w:t>% Resolution</w:t>
      </w:r>
    </w:p>
    <w:p w14:paraId="0B9F8A23"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res = 50;           </w:t>
      </w:r>
      <w:r>
        <w:rPr>
          <w:rFonts w:ascii="Courier" w:hAnsi="Courier" w:cs="Courier"/>
          <w:color w:val="228B22"/>
          <w:sz w:val="20"/>
          <w:szCs w:val="20"/>
          <w:lang w:val="en-US"/>
        </w:rPr>
        <w:t>% ONLY  MULTIPLES OF 10</w:t>
      </w:r>
    </w:p>
    <w:p w14:paraId="02831ADD" w14:textId="77777777" w:rsidR="0028268A" w:rsidRDefault="0028268A" w:rsidP="0028268A">
      <w:pPr>
        <w:autoSpaceDE w:val="0"/>
        <w:autoSpaceDN w:val="0"/>
        <w:adjustRightInd w:val="0"/>
        <w:rPr>
          <w:rFonts w:ascii="Courier" w:hAnsi="Courier"/>
          <w:lang w:val="en-US"/>
        </w:rPr>
      </w:pPr>
      <w:proofErr w:type="spellStart"/>
      <w:r>
        <w:rPr>
          <w:rFonts w:ascii="Courier" w:hAnsi="Courier" w:cs="Courier"/>
          <w:color w:val="000000"/>
          <w:sz w:val="20"/>
          <w:szCs w:val="20"/>
          <w:lang w:val="en-US"/>
        </w:rPr>
        <w:t>rdfive</w:t>
      </w:r>
      <w:proofErr w:type="spellEnd"/>
      <w:r>
        <w:rPr>
          <w:rFonts w:ascii="Courier" w:hAnsi="Courier" w:cs="Courier"/>
          <w:color w:val="000000"/>
          <w:sz w:val="20"/>
          <w:szCs w:val="20"/>
          <w:lang w:val="en-US"/>
        </w:rPr>
        <w:t xml:space="preserve"> = res/5;</w:t>
      </w:r>
    </w:p>
    <w:p w14:paraId="7AAA41F6"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p>
    <w:p w14:paraId="70B1649D" w14:textId="77777777" w:rsidR="0028268A" w:rsidRDefault="0028268A" w:rsidP="0028268A">
      <w:pPr>
        <w:autoSpaceDE w:val="0"/>
        <w:autoSpaceDN w:val="0"/>
        <w:adjustRightInd w:val="0"/>
        <w:rPr>
          <w:rFonts w:ascii="Courier" w:hAnsi="Courier"/>
          <w:lang w:val="en-US"/>
        </w:rPr>
      </w:pPr>
      <w:r>
        <w:rPr>
          <w:rFonts w:ascii="Courier" w:hAnsi="Courier" w:cs="Courier"/>
          <w:color w:val="228B22"/>
          <w:sz w:val="20"/>
          <w:szCs w:val="20"/>
          <w:lang w:val="en-US"/>
        </w:rPr>
        <w:t>% Length of domain</w:t>
      </w:r>
    </w:p>
    <w:p w14:paraId="606DE1AE"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L = 1;</w:t>
      </w:r>
    </w:p>
    <w:p w14:paraId="7277B9C8"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p>
    <w:p w14:paraId="761F2B3C" w14:textId="77777777" w:rsidR="0028268A" w:rsidRDefault="0028268A" w:rsidP="0028268A">
      <w:pPr>
        <w:autoSpaceDE w:val="0"/>
        <w:autoSpaceDN w:val="0"/>
        <w:adjustRightInd w:val="0"/>
        <w:rPr>
          <w:rFonts w:ascii="Courier" w:hAnsi="Courier"/>
          <w:lang w:val="en-US"/>
        </w:rPr>
      </w:pPr>
      <w:r>
        <w:rPr>
          <w:rFonts w:ascii="Courier" w:hAnsi="Courier" w:cs="Courier"/>
          <w:color w:val="228B22"/>
          <w:sz w:val="20"/>
          <w:szCs w:val="20"/>
          <w:lang w:val="en-US"/>
        </w:rPr>
        <w:t>% Grid spacing</w:t>
      </w:r>
    </w:p>
    <w:p w14:paraId="24CA871F" w14:textId="77777777" w:rsidR="0028268A" w:rsidRDefault="0028268A" w:rsidP="0028268A">
      <w:pPr>
        <w:autoSpaceDE w:val="0"/>
        <w:autoSpaceDN w:val="0"/>
        <w:adjustRightInd w:val="0"/>
        <w:rPr>
          <w:rFonts w:ascii="Courier" w:hAnsi="Courier"/>
          <w:lang w:val="en-US"/>
        </w:rPr>
      </w:pPr>
      <w:proofErr w:type="spellStart"/>
      <w:r>
        <w:rPr>
          <w:rFonts w:ascii="Courier" w:hAnsi="Courier" w:cs="Courier"/>
          <w:color w:val="000000"/>
          <w:sz w:val="20"/>
          <w:szCs w:val="20"/>
          <w:lang w:val="en-US"/>
        </w:rPr>
        <w:t>gs</w:t>
      </w:r>
      <w:proofErr w:type="spellEnd"/>
      <w:r>
        <w:rPr>
          <w:rFonts w:ascii="Courier" w:hAnsi="Courier" w:cs="Courier"/>
          <w:color w:val="000000"/>
          <w:sz w:val="20"/>
          <w:szCs w:val="20"/>
          <w:lang w:val="en-US"/>
        </w:rPr>
        <w:t xml:space="preserve"> = L / (res - 1);</w:t>
      </w:r>
    </w:p>
    <w:p w14:paraId="08AE8083"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p>
    <w:p w14:paraId="2984E9AC" w14:textId="77777777" w:rsidR="0028268A" w:rsidRDefault="0028268A" w:rsidP="0028268A">
      <w:pPr>
        <w:autoSpaceDE w:val="0"/>
        <w:autoSpaceDN w:val="0"/>
        <w:adjustRightInd w:val="0"/>
        <w:rPr>
          <w:rFonts w:ascii="Courier" w:hAnsi="Courier"/>
          <w:lang w:val="en-US"/>
        </w:rPr>
      </w:pPr>
      <w:r>
        <w:rPr>
          <w:rFonts w:ascii="Courier" w:hAnsi="Courier" w:cs="Courier"/>
          <w:color w:val="228B22"/>
          <w:sz w:val="20"/>
          <w:szCs w:val="20"/>
          <w:lang w:val="en-US"/>
        </w:rPr>
        <w:t>%% Battery and Thermal Characteristics</w:t>
      </w:r>
    </w:p>
    <w:p w14:paraId="6B053B48" w14:textId="77777777" w:rsidR="0028268A" w:rsidRDefault="0028268A" w:rsidP="0028268A">
      <w:pPr>
        <w:autoSpaceDE w:val="0"/>
        <w:autoSpaceDN w:val="0"/>
        <w:adjustRightInd w:val="0"/>
        <w:rPr>
          <w:rFonts w:ascii="Courier" w:hAnsi="Courier"/>
          <w:lang w:val="en-US"/>
        </w:rPr>
      </w:pPr>
      <w:r>
        <w:rPr>
          <w:rFonts w:ascii="Courier" w:hAnsi="Courier" w:cs="Courier"/>
          <w:color w:val="228B22"/>
          <w:sz w:val="20"/>
          <w:szCs w:val="20"/>
          <w:lang w:val="en-US"/>
        </w:rPr>
        <w:t xml:space="preserve">% Initial </w:t>
      </w:r>
      <w:proofErr w:type="spellStart"/>
      <w:r>
        <w:rPr>
          <w:rFonts w:ascii="Courier" w:hAnsi="Courier" w:cs="Courier"/>
          <w:color w:val="228B22"/>
          <w:sz w:val="20"/>
          <w:szCs w:val="20"/>
          <w:lang w:val="en-US"/>
        </w:rPr>
        <w:t>qin</w:t>
      </w:r>
      <w:proofErr w:type="spellEnd"/>
      <w:r>
        <w:rPr>
          <w:rFonts w:ascii="Courier" w:hAnsi="Courier" w:cs="Courier"/>
          <w:color w:val="228B22"/>
          <w:sz w:val="20"/>
          <w:szCs w:val="20"/>
          <w:lang w:val="en-US"/>
        </w:rPr>
        <w:t xml:space="preserve"> from tabs</w:t>
      </w:r>
    </w:p>
    <w:p w14:paraId="42C02427" w14:textId="77777777" w:rsidR="0028268A" w:rsidRDefault="0028268A" w:rsidP="0028268A">
      <w:pPr>
        <w:autoSpaceDE w:val="0"/>
        <w:autoSpaceDN w:val="0"/>
        <w:adjustRightInd w:val="0"/>
        <w:rPr>
          <w:rFonts w:ascii="Courier" w:hAnsi="Courier"/>
          <w:lang w:val="en-US"/>
        </w:rPr>
      </w:pPr>
      <w:proofErr w:type="spellStart"/>
      <w:r>
        <w:rPr>
          <w:rFonts w:ascii="Courier" w:hAnsi="Courier" w:cs="Courier"/>
          <w:color w:val="000000"/>
          <w:sz w:val="20"/>
          <w:szCs w:val="20"/>
          <w:lang w:val="en-US"/>
        </w:rPr>
        <w:t>qtab</w:t>
      </w:r>
      <w:proofErr w:type="spellEnd"/>
      <w:r>
        <w:rPr>
          <w:rFonts w:ascii="Courier" w:hAnsi="Courier" w:cs="Courier"/>
          <w:color w:val="000000"/>
          <w:sz w:val="20"/>
          <w:szCs w:val="20"/>
          <w:lang w:val="en-US"/>
        </w:rPr>
        <w:t xml:space="preserve"> = 100;</w:t>
      </w:r>
    </w:p>
    <w:p w14:paraId="6037D4B1"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p>
    <w:p w14:paraId="58E7730D" w14:textId="77777777" w:rsidR="0028268A" w:rsidRDefault="0028268A" w:rsidP="0028268A">
      <w:pPr>
        <w:autoSpaceDE w:val="0"/>
        <w:autoSpaceDN w:val="0"/>
        <w:adjustRightInd w:val="0"/>
        <w:rPr>
          <w:rFonts w:ascii="Courier" w:hAnsi="Courier"/>
          <w:lang w:val="en-US"/>
        </w:rPr>
      </w:pPr>
      <w:r>
        <w:rPr>
          <w:rFonts w:ascii="Courier" w:hAnsi="Courier" w:cs="Courier"/>
          <w:color w:val="228B22"/>
          <w:sz w:val="20"/>
          <w:szCs w:val="20"/>
          <w:lang w:val="en-US"/>
        </w:rPr>
        <w:t>% Initial Ambient Temp (C)</w:t>
      </w:r>
    </w:p>
    <w:p w14:paraId="42359104" w14:textId="77777777" w:rsidR="0028268A" w:rsidRDefault="0028268A" w:rsidP="0028268A">
      <w:pPr>
        <w:autoSpaceDE w:val="0"/>
        <w:autoSpaceDN w:val="0"/>
        <w:adjustRightInd w:val="0"/>
        <w:rPr>
          <w:rFonts w:ascii="Courier" w:hAnsi="Courier"/>
          <w:lang w:val="en-US"/>
        </w:rPr>
      </w:pPr>
      <w:proofErr w:type="spellStart"/>
      <w:r>
        <w:rPr>
          <w:rFonts w:ascii="Courier" w:hAnsi="Courier" w:cs="Courier"/>
          <w:color w:val="000000"/>
          <w:sz w:val="20"/>
          <w:szCs w:val="20"/>
          <w:lang w:val="en-US"/>
        </w:rPr>
        <w:t>T_amb</w:t>
      </w:r>
      <w:proofErr w:type="spellEnd"/>
      <w:r>
        <w:rPr>
          <w:rFonts w:ascii="Courier" w:hAnsi="Courier" w:cs="Courier"/>
          <w:color w:val="000000"/>
          <w:sz w:val="20"/>
          <w:szCs w:val="20"/>
          <w:lang w:val="en-US"/>
        </w:rPr>
        <w:t xml:space="preserve"> = 20;</w:t>
      </w:r>
    </w:p>
    <w:p w14:paraId="1C091162"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p>
    <w:p w14:paraId="22ECA8A8" w14:textId="77777777" w:rsidR="0028268A" w:rsidRDefault="0028268A" w:rsidP="0028268A">
      <w:pPr>
        <w:autoSpaceDE w:val="0"/>
        <w:autoSpaceDN w:val="0"/>
        <w:adjustRightInd w:val="0"/>
        <w:rPr>
          <w:rFonts w:ascii="Courier" w:hAnsi="Courier"/>
          <w:lang w:val="en-US"/>
        </w:rPr>
      </w:pPr>
      <w:r>
        <w:rPr>
          <w:rFonts w:ascii="Courier" w:hAnsi="Courier" w:cs="Courier"/>
          <w:color w:val="228B22"/>
          <w:sz w:val="20"/>
          <w:szCs w:val="20"/>
          <w:lang w:val="en-US"/>
        </w:rPr>
        <w:t>% Internal Temp Generated</w:t>
      </w:r>
    </w:p>
    <w:p w14:paraId="6C0EF684" w14:textId="77777777" w:rsidR="0028268A" w:rsidRDefault="0028268A" w:rsidP="0028268A">
      <w:pPr>
        <w:autoSpaceDE w:val="0"/>
        <w:autoSpaceDN w:val="0"/>
        <w:adjustRightInd w:val="0"/>
        <w:rPr>
          <w:rFonts w:ascii="Courier" w:hAnsi="Courier"/>
          <w:lang w:val="en-US"/>
        </w:rPr>
      </w:pPr>
      <w:proofErr w:type="spellStart"/>
      <w:r>
        <w:rPr>
          <w:rFonts w:ascii="Courier" w:hAnsi="Courier" w:cs="Courier"/>
          <w:color w:val="000000"/>
          <w:sz w:val="20"/>
          <w:szCs w:val="20"/>
          <w:lang w:val="en-US"/>
        </w:rPr>
        <w:t>in_hg</w:t>
      </w:r>
      <w:proofErr w:type="spellEnd"/>
      <w:r>
        <w:rPr>
          <w:rFonts w:ascii="Courier" w:hAnsi="Courier" w:cs="Courier"/>
          <w:color w:val="000000"/>
          <w:sz w:val="20"/>
          <w:szCs w:val="20"/>
          <w:lang w:val="en-US"/>
        </w:rPr>
        <w:t xml:space="preserve"> = 100;</w:t>
      </w:r>
    </w:p>
    <w:p w14:paraId="15141CB8"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p>
    <w:p w14:paraId="3F9E6E93" w14:textId="77777777" w:rsidR="0028268A" w:rsidRDefault="0028268A" w:rsidP="0028268A">
      <w:pPr>
        <w:autoSpaceDE w:val="0"/>
        <w:autoSpaceDN w:val="0"/>
        <w:adjustRightInd w:val="0"/>
        <w:rPr>
          <w:rFonts w:ascii="Courier" w:hAnsi="Courier"/>
          <w:lang w:val="en-US"/>
        </w:rPr>
      </w:pPr>
      <w:r>
        <w:rPr>
          <w:rFonts w:ascii="Courier" w:hAnsi="Courier" w:cs="Courier"/>
          <w:color w:val="228B22"/>
          <w:sz w:val="20"/>
          <w:szCs w:val="20"/>
          <w:lang w:val="en-US"/>
        </w:rPr>
        <w:t>% Heat transfer coefficient (W/Km^2)</w:t>
      </w:r>
    </w:p>
    <w:p w14:paraId="3C04CBEE"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h = 35;</w:t>
      </w:r>
    </w:p>
    <w:p w14:paraId="1F102ABA"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p>
    <w:p w14:paraId="4A43DD10" w14:textId="77777777" w:rsidR="0028268A" w:rsidRDefault="0028268A" w:rsidP="0028268A">
      <w:pPr>
        <w:autoSpaceDE w:val="0"/>
        <w:autoSpaceDN w:val="0"/>
        <w:adjustRightInd w:val="0"/>
        <w:rPr>
          <w:rFonts w:ascii="Courier" w:hAnsi="Courier"/>
          <w:lang w:val="en-US"/>
        </w:rPr>
      </w:pPr>
      <w:r>
        <w:rPr>
          <w:rFonts w:ascii="Courier" w:hAnsi="Courier" w:cs="Courier"/>
          <w:color w:val="228B22"/>
          <w:sz w:val="20"/>
          <w:szCs w:val="20"/>
          <w:lang w:val="en-US"/>
        </w:rPr>
        <w:t xml:space="preserve">%% Construct matrices </w:t>
      </w:r>
    </w:p>
    <w:p w14:paraId="28849132" w14:textId="77777777" w:rsidR="0028268A" w:rsidRDefault="0028268A" w:rsidP="0028268A">
      <w:pPr>
        <w:autoSpaceDE w:val="0"/>
        <w:autoSpaceDN w:val="0"/>
        <w:adjustRightInd w:val="0"/>
        <w:rPr>
          <w:rFonts w:ascii="Courier" w:hAnsi="Courier"/>
          <w:lang w:val="en-US"/>
        </w:rPr>
      </w:pPr>
      <w:r>
        <w:rPr>
          <w:rFonts w:ascii="Courier" w:hAnsi="Courier" w:cs="Courier"/>
          <w:color w:val="228B22"/>
          <w:sz w:val="20"/>
          <w:szCs w:val="20"/>
          <w:lang w:val="en-US"/>
        </w:rPr>
        <w:t>% Looking to construct  linear system Ax = b</w:t>
      </w:r>
    </w:p>
    <w:p w14:paraId="00C2F19A"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p>
    <w:p w14:paraId="51BB4A88"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A = zeros(res * res);</w:t>
      </w:r>
    </w:p>
    <w:p w14:paraId="192715FB"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phi = zeros(size(A, 1), 1);</w:t>
      </w:r>
    </w:p>
    <w:p w14:paraId="0B830392"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b = zeros(size(phi));</w:t>
      </w:r>
    </w:p>
    <w:p w14:paraId="3C2CB328"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p>
    <w:p w14:paraId="19E1EB70" w14:textId="77777777" w:rsidR="0028268A" w:rsidRDefault="0028268A" w:rsidP="0028268A">
      <w:pPr>
        <w:autoSpaceDE w:val="0"/>
        <w:autoSpaceDN w:val="0"/>
        <w:adjustRightInd w:val="0"/>
        <w:rPr>
          <w:rFonts w:ascii="Courier" w:hAnsi="Courier"/>
          <w:lang w:val="en-US"/>
        </w:rPr>
      </w:pPr>
      <w:r>
        <w:rPr>
          <w:rFonts w:ascii="Courier" w:hAnsi="Courier" w:cs="Courier"/>
          <w:color w:val="228B22"/>
          <w:sz w:val="20"/>
          <w:szCs w:val="20"/>
          <w:lang w:val="en-US"/>
        </w:rPr>
        <w:t>% Populate the A matrix</w:t>
      </w:r>
    </w:p>
    <w:p w14:paraId="0B11DC5E" w14:textId="77777777" w:rsidR="0028268A" w:rsidRDefault="0028268A" w:rsidP="0028268A">
      <w:pPr>
        <w:autoSpaceDE w:val="0"/>
        <w:autoSpaceDN w:val="0"/>
        <w:adjustRightInd w:val="0"/>
        <w:rPr>
          <w:rFonts w:ascii="Courier" w:hAnsi="Courier"/>
          <w:lang w:val="en-US"/>
        </w:rPr>
      </w:pPr>
      <w:r>
        <w:rPr>
          <w:rFonts w:ascii="Courier" w:hAnsi="Courier" w:cs="Courier"/>
          <w:color w:val="0000FF"/>
          <w:sz w:val="20"/>
          <w:szCs w:val="20"/>
          <w:lang w:val="en-US"/>
        </w:rPr>
        <w:t>for</w:t>
      </w:r>
      <w:r>
        <w:rPr>
          <w:rFonts w:ascii="Courier" w:hAnsi="Courier" w:cs="Courier"/>
          <w:color w:val="000000"/>
          <w:sz w:val="20"/>
          <w:szCs w:val="20"/>
          <w:lang w:val="en-US"/>
        </w:rPr>
        <w:t xml:space="preserve"> i = 1 : res</w:t>
      </w:r>
    </w:p>
    <w:p w14:paraId="473FA9DC"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r>
        <w:rPr>
          <w:rFonts w:ascii="Courier" w:hAnsi="Courier" w:cs="Courier"/>
          <w:color w:val="0000FF"/>
          <w:sz w:val="20"/>
          <w:szCs w:val="20"/>
          <w:lang w:val="en-US"/>
        </w:rPr>
        <w:t>for</w:t>
      </w:r>
      <w:r>
        <w:rPr>
          <w:rFonts w:ascii="Courier" w:hAnsi="Courier" w:cs="Courier"/>
          <w:color w:val="000000"/>
          <w:sz w:val="20"/>
          <w:szCs w:val="20"/>
          <w:lang w:val="en-US"/>
        </w:rPr>
        <w:t xml:space="preserve"> j = 1 : res</w:t>
      </w:r>
    </w:p>
    <w:p w14:paraId="70644119"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p>
    <w:p w14:paraId="512256AA"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r>
        <w:rPr>
          <w:rFonts w:ascii="Courier" w:hAnsi="Courier" w:cs="Courier"/>
          <w:color w:val="228B22"/>
          <w:sz w:val="20"/>
          <w:szCs w:val="20"/>
          <w:lang w:val="en-US"/>
        </w:rPr>
        <w:t xml:space="preserve">% Get the position in the vector for unknown </w:t>
      </w:r>
      <w:proofErr w:type="spellStart"/>
      <w:r>
        <w:rPr>
          <w:rFonts w:ascii="Courier" w:hAnsi="Courier" w:cs="Courier"/>
          <w:color w:val="228B22"/>
          <w:sz w:val="20"/>
          <w:szCs w:val="20"/>
          <w:lang w:val="en-US"/>
        </w:rPr>
        <w:t>phi_ij</w:t>
      </w:r>
      <w:proofErr w:type="spellEnd"/>
    </w:p>
    <w:p w14:paraId="2D6397E4"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proofErr w:type="spellStart"/>
      <w:r>
        <w:rPr>
          <w:rFonts w:ascii="Courier" w:hAnsi="Courier" w:cs="Courier"/>
          <w:color w:val="000000"/>
          <w:sz w:val="20"/>
          <w:szCs w:val="20"/>
          <w:lang w:val="en-US"/>
        </w:rPr>
        <w:t>ij</w:t>
      </w:r>
      <w:proofErr w:type="spellEnd"/>
      <w:r>
        <w:rPr>
          <w:rFonts w:ascii="Courier" w:hAnsi="Courier" w:cs="Courier"/>
          <w:color w:val="000000"/>
          <w:sz w:val="20"/>
          <w:szCs w:val="20"/>
          <w:lang w:val="en-US"/>
        </w:rPr>
        <w:t xml:space="preserve"> = </w:t>
      </w:r>
      <w:proofErr w:type="spellStart"/>
      <w:r>
        <w:rPr>
          <w:rFonts w:ascii="Courier" w:hAnsi="Courier" w:cs="Courier"/>
          <w:color w:val="000000"/>
          <w:sz w:val="20"/>
          <w:szCs w:val="20"/>
          <w:lang w:val="en-US"/>
        </w:rPr>
        <w:t>getId</w:t>
      </w:r>
      <w:proofErr w:type="spellEnd"/>
      <w:r>
        <w:rPr>
          <w:rFonts w:ascii="Courier" w:hAnsi="Courier" w:cs="Courier"/>
          <w:color w:val="000000"/>
          <w:sz w:val="20"/>
          <w:szCs w:val="20"/>
          <w:lang w:val="en-US"/>
        </w:rPr>
        <w:t>(i, j, res);</w:t>
      </w:r>
    </w:p>
    <w:p w14:paraId="60C6E164"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p>
    <w:p w14:paraId="48C191D1"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r>
        <w:rPr>
          <w:rFonts w:ascii="Courier" w:hAnsi="Courier" w:cs="Courier"/>
          <w:color w:val="228B22"/>
          <w:sz w:val="20"/>
          <w:szCs w:val="20"/>
          <w:lang w:val="en-US"/>
        </w:rPr>
        <w:t>% Top Right Corner</w:t>
      </w:r>
    </w:p>
    <w:p w14:paraId="4503EC9F"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r>
        <w:rPr>
          <w:rFonts w:ascii="Courier" w:hAnsi="Courier" w:cs="Courier"/>
          <w:color w:val="0000FF"/>
          <w:sz w:val="20"/>
          <w:szCs w:val="20"/>
          <w:lang w:val="en-US"/>
        </w:rPr>
        <w:t>if</w:t>
      </w:r>
      <w:r>
        <w:rPr>
          <w:rFonts w:ascii="Courier" w:hAnsi="Courier" w:cs="Courier"/>
          <w:color w:val="000000"/>
          <w:sz w:val="20"/>
          <w:szCs w:val="20"/>
          <w:lang w:val="en-US"/>
        </w:rPr>
        <w:t xml:space="preserve"> (i == res &amp;&amp; j == res)</w:t>
      </w:r>
    </w:p>
    <w:p w14:paraId="4299669B"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p>
    <w:p w14:paraId="12020FCB"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r>
        <w:rPr>
          <w:rFonts w:ascii="Courier" w:hAnsi="Courier" w:cs="Courier"/>
          <w:color w:val="228B22"/>
          <w:sz w:val="20"/>
          <w:szCs w:val="20"/>
          <w:lang w:val="en-US"/>
        </w:rPr>
        <w:t xml:space="preserve">% </w:t>
      </w:r>
      <w:proofErr w:type="spellStart"/>
      <w:r>
        <w:rPr>
          <w:rFonts w:ascii="Courier" w:hAnsi="Courier" w:cs="Courier"/>
          <w:color w:val="228B22"/>
          <w:sz w:val="20"/>
          <w:szCs w:val="20"/>
          <w:lang w:val="en-US"/>
        </w:rPr>
        <w:t>phi_ij</w:t>
      </w:r>
      <w:proofErr w:type="spellEnd"/>
      <w:r>
        <w:rPr>
          <w:rFonts w:ascii="Courier" w:hAnsi="Courier" w:cs="Courier"/>
          <w:color w:val="228B22"/>
          <w:sz w:val="20"/>
          <w:szCs w:val="20"/>
          <w:lang w:val="en-US"/>
        </w:rPr>
        <w:t xml:space="preserve"> - 0.5 * (phi_i-1j + phi_ij-1) = 0</w:t>
      </w:r>
    </w:p>
    <w:p w14:paraId="74249D29"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p>
    <w:p w14:paraId="3BAE137F"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r>
        <w:rPr>
          <w:rFonts w:ascii="Courier" w:hAnsi="Courier" w:cs="Courier"/>
          <w:color w:val="228B22"/>
          <w:sz w:val="20"/>
          <w:szCs w:val="20"/>
          <w:lang w:val="en-US"/>
        </w:rPr>
        <w:t>% Get indices for the coefficients</w:t>
      </w:r>
    </w:p>
    <w:p w14:paraId="202ED4AB"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im1j = </w:t>
      </w:r>
      <w:proofErr w:type="spellStart"/>
      <w:r>
        <w:rPr>
          <w:rFonts w:ascii="Courier" w:hAnsi="Courier" w:cs="Courier"/>
          <w:color w:val="000000"/>
          <w:sz w:val="20"/>
          <w:szCs w:val="20"/>
          <w:lang w:val="en-US"/>
        </w:rPr>
        <w:t>getId</w:t>
      </w:r>
      <w:proofErr w:type="spellEnd"/>
      <w:r>
        <w:rPr>
          <w:rFonts w:ascii="Courier" w:hAnsi="Courier" w:cs="Courier"/>
          <w:color w:val="000000"/>
          <w:sz w:val="20"/>
          <w:szCs w:val="20"/>
          <w:lang w:val="en-US"/>
        </w:rPr>
        <w:t>(i-1, j, res);</w:t>
      </w:r>
    </w:p>
    <w:p w14:paraId="3FA15C51"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ijm1 = </w:t>
      </w:r>
      <w:proofErr w:type="spellStart"/>
      <w:r>
        <w:rPr>
          <w:rFonts w:ascii="Courier" w:hAnsi="Courier" w:cs="Courier"/>
          <w:color w:val="000000"/>
          <w:sz w:val="20"/>
          <w:szCs w:val="20"/>
          <w:lang w:val="en-US"/>
        </w:rPr>
        <w:t>getId</w:t>
      </w:r>
      <w:proofErr w:type="spellEnd"/>
      <w:r>
        <w:rPr>
          <w:rFonts w:ascii="Courier" w:hAnsi="Courier" w:cs="Courier"/>
          <w:color w:val="000000"/>
          <w:sz w:val="20"/>
          <w:szCs w:val="20"/>
          <w:lang w:val="en-US"/>
        </w:rPr>
        <w:t>(i, j-1, res);</w:t>
      </w:r>
    </w:p>
    <w:p w14:paraId="2C5F721C"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lastRenderedPageBreak/>
        <w:t xml:space="preserve">            </w:t>
      </w:r>
    </w:p>
    <w:p w14:paraId="64A9581D"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r>
        <w:rPr>
          <w:rFonts w:ascii="Courier" w:hAnsi="Courier" w:cs="Courier"/>
          <w:color w:val="228B22"/>
          <w:sz w:val="20"/>
          <w:szCs w:val="20"/>
          <w:lang w:val="en-US"/>
        </w:rPr>
        <w:t>% Add coefficients to the A matrix</w:t>
      </w:r>
    </w:p>
    <w:p w14:paraId="4FA6365D"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A(</w:t>
      </w:r>
      <w:proofErr w:type="spellStart"/>
      <w:r>
        <w:rPr>
          <w:rFonts w:ascii="Courier" w:hAnsi="Courier" w:cs="Courier"/>
          <w:color w:val="000000"/>
          <w:sz w:val="20"/>
          <w:szCs w:val="20"/>
          <w:lang w:val="en-US"/>
        </w:rPr>
        <w:t>ij</w:t>
      </w:r>
      <w:proofErr w:type="spellEnd"/>
      <w:r>
        <w:rPr>
          <w:rFonts w:ascii="Courier" w:hAnsi="Courier" w:cs="Courier"/>
          <w:color w:val="000000"/>
          <w:sz w:val="20"/>
          <w:szCs w:val="20"/>
          <w:lang w:val="en-US"/>
        </w:rPr>
        <w:t xml:space="preserve">, </w:t>
      </w:r>
      <w:proofErr w:type="spellStart"/>
      <w:r>
        <w:rPr>
          <w:rFonts w:ascii="Courier" w:hAnsi="Courier" w:cs="Courier"/>
          <w:color w:val="000000"/>
          <w:sz w:val="20"/>
          <w:szCs w:val="20"/>
          <w:lang w:val="en-US"/>
        </w:rPr>
        <w:t>ij</w:t>
      </w:r>
      <w:proofErr w:type="spellEnd"/>
      <w:r>
        <w:rPr>
          <w:rFonts w:ascii="Courier" w:hAnsi="Courier" w:cs="Courier"/>
          <w:color w:val="000000"/>
          <w:sz w:val="20"/>
          <w:szCs w:val="20"/>
          <w:lang w:val="en-US"/>
        </w:rPr>
        <w:t>) = 1;</w:t>
      </w:r>
    </w:p>
    <w:p w14:paraId="368061DB"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A(</w:t>
      </w:r>
      <w:proofErr w:type="spellStart"/>
      <w:r>
        <w:rPr>
          <w:rFonts w:ascii="Courier" w:hAnsi="Courier" w:cs="Courier"/>
          <w:color w:val="000000"/>
          <w:sz w:val="20"/>
          <w:szCs w:val="20"/>
          <w:lang w:val="en-US"/>
        </w:rPr>
        <w:t>ij</w:t>
      </w:r>
      <w:proofErr w:type="spellEnd"/>
      <w:r>
        <w:rPr>
          <w:rFonts w:ascii="Courier" w:hAnsi="Courier" w:cs="Courier"/>
          <w:color w:val="000000"/>
          <w:sz w:val="20"/>
          <w:szCs w:val="20"/>
          <w:lang w:val="en-US"/>
        </w:rPr>
        <w:t>, im1j) = -0.5;</w:t>
      </w:r>
    </w:p>
    <w:p w14:paraId="7636E0C0"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A(</w:t>
      </w:r>
      <w:proofErr w:type="spellStart"/>
      <w:r>
        <w:rPr>
          <w:rFonts w:ascii="Courier" w:hAnsi="Courier" w:cs="Courier"/>
          <w:color w:val="000000"/>
          <w:sz w:val="20"/>
          <w:szCs w:val="20"/>
          <w:lang w:val="en-US"/>
        </w:rPr>
        <w:t>ij</w:t>
      </w:r>
      <w:proofErr w:type="spellEnd"/>
      <w:r>
        <w:rPr>
          <w:rFonts w:ascii="Courier" w:hAnsi="Courier" w:cs="Courier"/>
          <w:color w:val="000000"/>
          <w:sz w:val="20"/>
          <w:szCs w:val="20"/>
          <w:lang w:val="en-US"/>
        </w:rPr>
        <w:t>, ijm1) = -0.5;</w:t>
      </w:r>
    </w:p>
    <w:p w14:paraId="32592FEB"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p>
    <w:p w14:paraId="2290221D"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r>
        <w:rPr>
          <w:rFonts w:ascii="Courier" w:hAnsi="Courier" w:cs="Courier"/>
          <w:color w:val="228B22"/>
          <w:sz w:val="20"/>
          <w:szCs w:val="20"/>
          <w:lang w:val="en-US"/>
        </w:rPr>
        <w:t>% Top Left Corner</w:t>
      </w:r>
    </w:p>
    <w:p w14:paraId="0E7980EA"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proofErr w:type="spellStart"/>
      <w:r>
        <w:rPr>
          <w:rFonts w:ascii="Courier" w:hAnsi="Courier" w:cs="Courier"/>
          <w:color w:val="0000FF"/>
          <w:sz w:val="20"/>
          <w:szCs w:val="20"/>
          <w:lang w:val="en-US"/>
        </w:rPr>
        <w:t>elseif</w:t>
      </w:r>
      <w:proofErr w:type="spellEnd"/>
      <w:r>
        <w:rPr>
          <w:rFonts w:ascii="Courier" w:hAnsi="Courier" w:cs="Courier"/>
          <w:color w:val="000000"/>
          <w:sz w:val="20"/>
          <w:szCs w:val="20"/>
          <w:lang w:val="en-US"/>
        </w:rPr>
        <w:t xml:space="preserve"> (i == 1 &amp;&amp; j == res)</w:t>
      </w:r>
    </w:p>
    <w:p w14:paraId="66534455"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p>
    <w:p w14:paraId="23715AFB"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r>
        <w:rPr>
          <w:rFonts w:ascii="Courier" w:hAnsi="Courier" w:cs="Courier"/>
          <w:color w:val="228B22"/>
          <w:sz w:val="20"/>
          <w:szCs w:val="20"/>
          <w:lang w:val="en-US"/>
        </w:rPr>
        <w:t xml:space="preserve">% </w:t>
      </w:r>
      <w:proofErr w:type="spellStart"/>
      <w:r>
        <w:rPr>
          <w:rFonts w:ascii="Courier" w:hAnsi="Courier" w:cs="Courier"/>
          <w:color w:val="228B22"/>
          <w:sz w:val="20"/>
          <w:szCs w:val="20"/>
          <w:lang w:val="en-US"/>
        </w:rPr>
        <w:t>phi_ij</w:t>
      </w:r>
      <w:proofErr w:type="spellEnd"/>
      <w:r>
        <w:rPr>
          <w:rFonts w:ascii="Courier" w:hAnsi="Courier" w:cs="Courier"/>
          <w:color w:val="228B22"/>
          <w:sz w:val="20"/>
          <w:szCs w:val="20"/>
          <w:lang w:val="en-US"/>
        </w:rPr>
        <w:t xml:space="preserve"> - 0.5 * (phi_i+1j + phi_ij-1) = 0</w:t>
      </w:r>
    </w:p>
    <w:p w14:paraId="4EBC0A74"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p>
    <w:p w14:paraId="1EE9D19E"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r>
        <w:rPr>
          <w:rFonts w:ascii="Courier" w:hAnsi="Courier" w:cs="Courier"/>
          <w:color w:val="228B22"/>
          <w:sz w:val="20"/>
          <w:szCs w:val="20"/>
          <w:lang w:val="en-US"/>
        </w:rPr>
        <w:t>% Get indices for the coefficients</w:t>
      </w:r>
    </w:p>
    <w:p w14:paraId="0B1B6D33"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ip1j = </w:t>
      </w:r>
      <w:proofErr w:type="spellStart"/>
      <w:r>
        <w:rPr>
          <w:rFonts w:ascii="Courier" w:hAnsi="Courier" w:cs="Courier"/>
          <w:color w:val="000000"/>
          <w:sz w:val="20"/>
          <w:szCs w:val="20"/>
          <w:lang w:val="en-US"/>
        </w:rPr>
        <w:t>getId</w:t>
      </w:r>
      <w:proofErr w:type="spellEnd"/>
      <w:r>
        <w:rPr>
          <w:rFonts w:ascii="Courier" w:hAnsi="Courier" w:cs="Courier"/>
          <w:color w:val="000000"/>
          <w:sz w:val="20"/>
          <w:szCs w:val="20"/>
          <w:lang w:val="en-US"/>
        </w:rPr>
        <w:t>(i+1, j, res);</w:t>
      </w:r>
    </w:p>
    <w:p w14:paraId="3638E5FD"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ijm1 = </w:t>
      </w:r>
      <w:proofErr w:type="spellStart"/>
      <w:r>
        <w:rPr>
          <w:rFonts w:ascii="Courier" w:hAnsi="Courier" w:cs="Courier"/>
          <w:color w:val="000000"/>
          <w:sz w:val="20"/>
          <w:szCs w:val="20"/>
          <w:lang w:val="en-US"/>
        </w:rPr>
        <w:t>getId</w:t>
      </w:r>
      <w:proofErr w:type="spellEnd"/>
      <w:r>
        <w:rPr>
          <w:rFonts w:ascii="Courier" w:hAnsi="Courier" w:cs="Courier"/>
          <w:color w:val="000000"/>
          <w:sz w:val="20"/>
          <w:szCs w:val="20"/>
          <w:lang w:val="en-US"/>
        </w:rPr>
        <w:t>(i, j-1, res);</w:t>
      </w:r>
    </w:p>
    <w:p w14:paraId="3FDBF80C"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p>
    <w:p w14:paraId="74C7B5BB"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r>
        <w:rPr>
          <w:rFonts w:ascii="Courier" w:hAnsi="Courier" w:cs="Courier"/>
          <w:color w:val="228B22"/>
          <w:sz w:val="20"/>
          <w:szCs w:val="20"/>
          <w:lang w:val="en-US"/>
        </w:rPr>
        <w:t>% Add coefficients to the A matrix</w:t>
      </w:r>
    </w:p>
    <w:p w14:paraId="2C93AAD1"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A(</w:t>
      </w:r>
      <w:proofErr w:type="spellStart"/>
      <w:r>
        <w:rPr>
          <w:rFonts w:ascii="Courier" w:hAnsi="Courier" w:cs="Courier"/>
          <w:color w:val="000000"/>
          <w:sz w:val="20"/>
          <w:szCs w:val="20"/>
          <w:lang w:val="en-US"/>
        </w:rPr>
        <w:t>ij</w:t>
      </w:r>
      <w:proofErr w:type="spellEnd"/>
      <w:r>
        <w:rPr>
          <w:rFonts w:ascii="Courier" w:hAnsi="Courier" w:cs="Courier"/>
          <w:color w:val="000000"/>
          <w:sz w:val="20"/>
          <w:szCs w:val="20"/>
          <w:lang w:val="en-US"/>
        </w:rPr>
        <w:t xml:space="preserve">, </w:t>
      </w:r>
      <w:proofErr w:type="spellStart"/>
      <w:r>
        <w:rPr>
          <w:rFonts w:ascii="Courier" w:hAnsi="Courier" w:cs="Courier"/>
          <w:color w:val="000000"/>
          <w:sz w:val="20"/>
          <w:szCs w:val="20"/>
          <w:lang w:val="en-US"/>
        </w:rPr>
        <w:t>ij</w:t>
      </w:r>
      <w:proofErr w:type="spellEnd"/>
      <w:r>
        <w:rPr>
          <w:rFonts w:ascii="Courier" w:hAnsi="Courier" w:cs="Courier"/>
          <w:color w:val="000000"/>
          <w:sz w:val="20"/>
          <w:szCs w:val="20"/>
          <w:lang w:val="en-US"/>
        </w:rPr>
        <w:t>) = 1;</w:t>
      </w:r>
    </w:p>
    <w:p w14:paraId="380CCC59"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A(</w:t>
      </w:r>
      <w:proofErr w:type="spellStart"/>
      <w:r>
        <w:rPr>
          <w:rFonts w:ascii="Courier" w:hAnsi="Courier" w:cs="Courier"/>
          <w:color w:val="000000"/>
          <w:sz w:val="20"/>
          <w:szCs w:val="20"/>
          <w:lang w:val="en-US"/>
        </w:rPr>
        <w:t>ij</w:t>
      </w:r>
      <w:proofErr w:type="spellEnd"/>
      <w:r>
        <w:rPr>
          <w:rFonts w:ascii="Courier" w:hAnsi="Courier" w:cs="Courier"/>
          <w:color w:val="000000"/>
          <w:sz w:val="20"/>
          <w:szCs w:val="20"/>
          <w:lang w:val="en-US"/>
        </w:rPr>
        <w:t>, ip1j) = -0.5;</w:t>
      </w:r>
    </w:p>
    <w:p w14:paraId="5E08438E"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A(</w:t>
      </w:r>
      <w:proofErr w:type="spellStart"/>
      <w:r>
        <w:rPr>
          <w:rFonts w:ascii="Courier" w:hAnsi="Courier" w:cs="Courier"/>
          <w:color w:val="000000"/>
          <w:sz w:val="20"/>
          <w:szCs w:val="20"/>
          <w:lang w:val="en-US"/>
        </w:rPr>
        <w:t>ij</w:t>
      </w:r>
      <w:proofErr w:type="spellEnd"/>
      <w:r>
        <w:rPr>
          <w:rFonts w:ascii="Courier" w:hAnsi="Courier" w:cs="Courier"/>
          <w:color w:val="000000"/>
          <w:sz w:val="20"/>
          <w:szCs w:val="20"/>
          <w:lang w:val="en-US"/>
        </w:rPr>
        <w:t>, ijm1) = -0.5;</w:t>
      </w:r>
    </w:p>
    <w:p w14:paraId="7E147486"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p>
    <w:p w14:paraId="71C745FE"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r>
        <w:rPr>
          <w:rFonts w:ascii="Courier" w:hAnsi="Courier" w:cs="Courier"/>
          <w:color w:val="228B22"/>
          <w:sz w:val="20"/>
          <w:szCs w:val="20"/>
          <w:lang w:val="en-US"/>
        </w:rPr>
        <w:t>% Right Edge and the Bottom Right Corner</w:t>
      </w:r>
    </w:p>
    <w:p w14:paraId="04D5114C"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r>
        <w:rPr>
          <w:rFonts w:ascii="Courier" w:hAnsi="Courier" w:cs="Courier"/>
          <w:color w:val="0000FF"/>
          <w:sz w:val="20"/>
          <w:szCs w:val="20"/>
          <w:lang w:val="en-US"/>
        </w:rPr>
        <w:t>elseif</w:t>
      </w:r>
      <w:r>
        <w:rPr>
          <w:rFonts w:ascii="Courier" w:hAnsi="Courier" w:cs="Courier"/>
          <w:color w:val="000000"/>
          <w:sz w:val="20"/>
          <w:szCs w:val="20"/>
          <w:lang w:val="en-US"/>
        </w:rPr>
        <w:t xml:space="preserve"> (j ~= res &amp;&amp; i == res)</w:t>
      </w:r>
    </w:p>
    <w:p w14:paraId="7D053300"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p>
    <w:p w14:paraId="4B826F26"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r>
        <w:rPr>
          <w:rFonts w:ascii="Courier" w:hAnsi="Courier" w:cs="Courier"/>
          <w:color w:val="228B22"/>
          <w:sz w:val="20"/>
          <w:szCs w:val="20"/>
          <w:lang w:val="en-US"/>
        </w:rPr>
        <w:t xml:space="preserve">% </w:t>
      </w:r>
      <w:proofErr w:type="spellStart"/>
      <w:r>
        <w:rPr>
          <w:rFonts w:ascii="Courier" w:hAnsi="Courier" w:cs="Courier"/>
          <w:color w:val="228B22"/>
          <w:sz w:val="20"/>
          <w:szCs w:val="20"/>
          <w:lang w:val="en-US"/>
        </w:rPr>
        <w:t>phi_ij</w:t>
      </w:r>
      <w:proofErr w:type="spellEnd"/>
      <w:r>
        <w:rPr>
          <w:rFonts w:ascii="Courier" w:hAnsi="Courier" w:cs="Courier"/>
          <w:color w:val="228B22"/>
          <w:sz w:val="20"/>
          <w:szCs w:val="20"/>
          <w:lang w:val="en-US"/>
        </w:rPr>
        <w:t xml:space="preserve"> = </w:t>
      </w:r>
      <w:proofErr w:type="spellStart"/>
      <w:r>
        <w:rPr>
          <w:rFonts w:ascii="Courier" w:hAnsi="Courier" w:cs="Courier"/>
          <w:color w:val="228B22"/>
          <w:sz w:val="20"/>
          <w:szCs w:val="20"/>
          <w:lang w:val="en-US"/>
        </w:rPr>
        <w:t>T_amb</w:t>
      </w:r>
      <w:proofErr w:type="spellEnd"/>
    </w:p>
    <w:p w14:paraId="65EEF139"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p>
    <w:p w14:paraId="1AA9118B"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r>
        <w:rPr>
          <w:rFonts w:ascii="Courier" w:hAnsi="Courier" w:cs="Courier"/>
          <w:color w:val="228B22"/>
          <w:sz w:val="20"/>
          <w:szCs w:val="20"/>
          <w:lang w:val="en-US"/>
        </w:rPr>
        <w:t>% Add coefficients to the A matrix and RHS</w:t>
      </w:r>
    </w:p>
    <w:p w14:paraId="6312C24F"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A(</w:t>
      </w:r>
      <w:proofErr w:type="spellStart"/>
      <w:r>
        <w:rPr>
          <w:rFonts w:ascii="Courier" w:hAnsi="Courier" w:cs="Courier"/>
          <w:color w:val="000000"/>
          <w:sz w:val="20"/>
          <w:szCs w:val="20"/>
          <w:lang w:val="en-US"/>
        </w:rPr>
        <w:t>ij</w:t>
      </w:r>
      <w:proofErr w:type="spellEnd"/>
      <w:r>
        <w:rPr>
          <w:rFonts w:ascii="Courier" w:hAnsi="Courier" w:cs="Courier"/>
          <w:color w:val="000000"/>
          <w:sz w:val="20"/>
          <w:szCs w:val="20"/>
          <w:lang w:val="en-US"/>
        </w:rPr>
        <w:t xml:space="preserve">, </w:t>
      </w:r>
      <w:proofErr w:type="spellStart"/>
      <w:r>
        <w:rPr>
          <w:rFonts w:ascii="Courier" w:hAnsi="Courier" w:cs="Courier"/>
          <w:color w:val="000000"/>
          <w:sz w:val="20"/>
          <w:szCs w:val="20"/>
          <w:lang w:val="en-US"/>
        </w:rPr>
        <w:t>ij</w:t>
      </w:r>
      <w:proofErr w:type="spellEnd"/>
      <w:r>
        <w:rPr>
          <w:rFonts w:ascii="Courier" w:hAnsi="Courier" w:cs="Courier"/>
          <w:color w:val="000000"/>
          <w:sz w:val="20"/>
          <w:szCs w:val="20"/>
          <w:lang w:val="en-US"/>
        </w:rPr>
        <w:t>) = 1;</w:t>
      </w:r>
    </w:p>
    <w:p w14:paraId="61B52F1B"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b(</w:t>
      </w:r>
      <w:proofErr w:type="spellStart"/>
      <w:r>
        <w:rPr>
          <w:rFonts w:ascii="Courier" w:hAnsi="Courier" w:cs="Courier"/>
          <w:color w:val="000000"/>
          <w:sz w:val="20"/>
          <w:szCs w:val="20"/>
          <w:lang w:val="en-US"/>
        </w:rPr>
        <w:t>ij</w:t>
      </w:r>
      <w:proofErr w:type="spellEnd"/>
      <w:r>
        <w:rPr>
          <w:rFonts w:ascii="Courier" w:hAnsi="Courier" w:cs="Courier"/>
          <w:color w:val="000000"/>
          <w:sz w:val="20"/>
          <w:szCs w:val="20"/>
          <w:lang w:val="en-US"/>
        </w:rPr>
        <w:t xml:space="preserve">) = </w:t>
      </w:r>
      <w:proofErr w:type="spellStart"/>
      <w:r>
        <w:rPr>
          <w:rFonts w:ascii="Courier" w:hAnsi="Courier" w:cs="Courier"/>
          <w:color w:val="000000"/>
          <w:sz w:val="20"/>
          <w:szCs w:val="20"/>
          <w:lang w:val="en-US"/>
        </w:rPr>
        <w:t>T_amb</w:t>
      </w:r>
      <w:proofErr w:type="spellEnd"/>
      <w:r>
        <w:rPr>
          <w:rFonts w:ascii="Courier" w:hAnsi="Courier" w:cs="Courier"/>
          <w:color w:val="000000"/>
          <w:sz w:val="20"/>
          <w:szCs w:val="20"/>
          <w:lang w:val="en-US"/>
        </w:rPr>
        <w:t>;</w:t>
      </w:r>
    </w:p>
    <w:p w14:paraId="7EDD19EA"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p>
    <w:p w14:paraId="0338108F"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r>
        <w:rPr>
          <w:rFonts w:ascii="Courier" w:hAnsi="Courier" w:cs="Courier"/>
          <w:color w:val="228B22"/>
          <w:sz w:val="20"/>
          <w:szCs w:val="20"/>
          <w:lang w:val="en-US"/>
        </w:rPr>
        <w:t>% Left Edge and the Bottom Left Corner</w:t>
      </w:r>
    </w:p>
    <w:p w14:paraId="18DFFCD1"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r>
        <w:rPr>
          <w:rFonts w:ascii="Courier" w:hAnsi="Courier" w:cs="Courier"/>
          <w:color w:val="0000FF"/>
          <w:sz w:val="20"/>
          <w:szCs w:val="20"/>
          <w:lang w:val="en-US"/>
        </w:rPr>
        <w:t>elseif</w:t>
      </w:r>
      <w:r>
        <w:rPr>
          <w:rFonts w:ascii="Courier" w:hAnsi="Courier" w:cs="Courier"/>
          <w:color w:val="000000"/>
          <w:sz w:val="20"/>
          <w:szCs w:val="20"/>
          <w:lang w:val="en-US"/>
        </w:rPr>
        <w:t xml:space="preserve"> (j ~= res &amp;&amp; i == 1)</w:t>
      </w:r>
    </w:p>
    <w:p w14:paraId="63F2A09D"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p>
    <w:p w14:paraId="6E088AD6"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r>
        <w:rPr>
          <w:rFonts w:ascii="Courier" w:hAnsi="Courier" w:cs="Courier"/>
          <w:color w:val="228B22"/>
          <w:sz w:val="20"/>
          <w:szCs w:val="20"/>
          <w:lang w:val="en-US"/>
        </w:rPr>
        <w:t xml:space="preserve">% </w:t>
      </w:r>
      <w:proofErr w:type="spellStart"/>
      <w:r>
        <w:rPr>
          <w:rFonts w:ascii="Courier" w:hAnsi="Courier" w:cs="Courier"/>
          <w:color w:val="228B22"/>
          <w:sz w:val="20"/>
          <w:szCs w:val="20"/>
          <w:lang w:val="en-US"/>
        </w:rPr>
        <w:t>phi_ij</w:t>
      </w:r>
      <w:proofErr w:type="spellEnd"/>
      <w:r>
        <w:rPr>
          <w:rFonts w:ascii="Courier" w:hAnsi="Courier" w:cs="Courier"/>
          <w:color w:val="228B22"/>
          <w:sz w:val="20"/>
          <w:szCs w:val="20"/>
          <w:lang w:val="en-US"/>
        </w:rPr>
        <w:t xml:space="preserve"> = </w:t>
      </w:r>
      <w:proofErr w:type="spellStart"/>
      <w:r>
        <w:rPr>
          <w:rFonts w:ascii="Courier" w:hAnsi="Courier" w:cs="Courier"/>
          <w:color w:val="228B22"/>
          <w:sz w:val="20"/>
          <w:szCs w:val="20"/>
          <w:lang w:val="en-US"/>
        </w:rPr>
        <w:t>T_amb</w:t>
      </w:r>
      <w:proofErr w:type="spellEnd"/>
    </w:p>
    <w:p w14:paraId="58C331D8"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p>
    <w:p w14:paraId="535C2048"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r>
        <w:rPr>
          <w:rFonts w:ascii="Courier" w:hAnsi="Courier" w:cs="Courier"/>
          <w:color w:val="228B22"/>
          <w:sz w:val="20"/>
          <w:szCs w:val="20"/>
          <w:lang w:val="en-US"/>
        </w:rPr>
        <w:t>% Add coefficients to the A matrix and RHS</w:t>
      </w:r>
    </w:p>
    <w:p w14:paraId="104F4AD1"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A(</w:t>
      </w:r>
      <w:proofErr w:type="spellStart"/>
      <w:r>
        <w:rPr>
          <w:rFonts w:ascii="Courier" w:hAnsi="Courier" w:cs="Courier"/>
          <w:color w:val="000000"/>
          <w:sz w:val="20"/>
          <w:szCs w:val="20"/>
          <w:lang w:val="en-US"/>
        </w:rPr>
        <w:t>ij</w:t>
      </w:r>
      <w:proofErr w:type="spellEnd"/>
      <w:r>
        <w:rPr>
          <w:rFonts w:ascii="Courier" w:hAnsi="Courier" w:cs="Courier"/>
          <w:color w:val="000000"/>
          <w:sz w:val="20"/>
          <w:szCs w:val="20"/>
          <w:lang w:val="en-US"/>
        </w:rPr>
        <w:t xml:space="preserve">, </w:t>
      </w:r>
      <w:proofErr w:type="spellStart"/>
      <w:r>
        <w:rPr>
          <w:rFonts w:ascii="Courier" w:hAnsi="Courier" w:cs="Courier"/>
          <w:color w:val="000000"/>
          <w:sz w:val="20"/>
          <w:szCs w:val="20"/>
          <w:lang w:val="en-US"/>
        </w:rPr>
        <w:t>ij</w:t>
      </w:r>
      <w:proofErr w:type="spellEnd"/>
      <w:r>
        <w:rPr>
          <w:rFonts w:ascii="Courier" w:hAnsi="Courier" w:cs="Courier"/>
          <w:color w:val="000000"/>
          <w:sz w:val="20"/>
          <w:szCs w:val="20"/>
          <w:lang w:val="en-US"/>
        </w:rPr>
        <w:t>) = 1;</w:t>
      </w:r>
    </w:p>
    <w:p w14:paraId="4CF5F38A"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b(</w:t>
      </w:r>
      <w:proofErr w:type="spellStart"/>
      <w:r>
        <w:rPr>
          <w:rFonts w:ascii="Courier" w:hAnsi="Courier" w:cs="Courier"/>
          <w:color w:val="000000"/>
          <w:sz w:val="20"/>
          <w:szCs w:val="20"/>
          <w:lang w:val="en-US"/>
        </w:rPr>
        <w:t>ij</w:t>
      </w:r>
      <w:proofErr w:type="spellEnd"/>
      <w:r>
        <w:rPr>
          <w:rFonts w:ascii="Courier" w:hAnsi="Courier" w:cs="Courier"/>
          <w:color w:val="000000"/>
          <w:sz w:val="20"/>
          <w:szCs w:val="20"/>
          <w:lang w:val="en-US"/>
        </w:rPr>
        <w:t xml:space="preserve">) = </w:t>
      </w:r>
      <w:proofErr w:type="spellStart"/>
      <w:r>
        <w:rPr>
          <w:rFonts w:ascii="Courier" w:hAnsi="Courier" w:cs="Courier"/>
          <w:color w:val="000000"/>
          <w:sz w:val="20"/>
          <w:szCs w:val="20"/>
          <w:lang w:val="en-US"/>
        </w:rPr>
        <w:t>T_amb</w:t>
      </w:r>
      <w:proofErr w:type="spellEnd"/>
      <w:r>
        <w:rPr>
          <w:rFonts w:ascii="Courier" w:hAnsi="Courier" w:cs="Courier"/>
          <w:color w:val="000000"/>
          <w:sz w:val="20"/>
          <w:szCs w:val="20"/>
          <w:lang w:val="en-US"/>
        </w:rPr>
        <w:t xml:space="preserve">;    </w:t>
      </w:r>
    </w:p>
    <w:p w14:paraId="128CD724"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p>
    <w:p w14:paraId="40264A08"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r>
        <w:rPr>
          <w:rFonts w:ascii="Courier" w:hAnsi="Courier" w:cs="Courier"/>
          <w:color w:val="228B22"/>
          <w:sz w:val="20"/>
          <w:szCs w:val="20"/>
          <w:lang w:val="en-US"/>
        </w:rPr>
        <w:t>% Bottom Edge</w:t>
      </w:r>
    </w:p>
    <w:p w14:paraId="17F2F976"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r>
        <w:rPr>
          <w:rFonts w:ascii="Courier" w:hAnsi="Courier" w:cs="Courier"/>
          <w:color w:val="0000FF"/>
          <w:sz w:val="20"/>
          <w:szCs w:val="20"/>
          <w:lang w:val="en-US"/>
        </w:rPr>
        <w:t>elseif</w:t>
      </w:r>
      <w:r>
        <w:rPr>
          <w:rFonts w:ascii="Courier" w:hAnsi="Courier" w:cs="Courier"/>
          <w:color w:val="000000"/>
          <w:sz w:val="20"/>
          <w:szCs w:val="20"/>
          <w:lang w:val="en-US"/>
        </w:rPr>
        <w:t xml:space="preserve"> (j == 1 )</w:t>
      </w:r>
    </w:p>
    <w:p w14:paraId="5F58F490"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p>
    <w:p w14:paraId="72AB2A33"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r>
        <w:rPr>
          <w:rFonts w:ascii="Courier" w:hAnsi="Courier" w:cs="Courier"/>
          <w:color w:val="228B22"/>
          <w:sz w:val="20"/>
          <w:szCs w:val="20"/>
          <w:lang w:val="en-US"/>
        </w:rPr>
        <w:t xml:space="preserve">% </w:t>
      </w:r>
      <w:proofErr w:type="spellStart"/>
      <w:r>
        <w:rPr>
          <w:rFonts w:ascii="Courier" w:hAnsi="Courier" w:cs="Courier"/>
          <w:color w:val="228B22"/>
          <w:sz w:val="20"/>
          <w:szCs w:val="20"/>
          <w:lang w:val="en-US"/>
        </w:rPr>
        <w:t>phi_ij</w:t>
      </w:r>
      <w:proofErr w:type="spellEnd"/>
      <w:r>
        <w:rPr>
          <w:rFonts w:ascii="Courier" w:hAnsi="Courier" w:cs="Courier"/>
          <w:color w:val="228B22"/>
          <w:sz w:val="20"/>
          <w:szCs w:val="20"/>
          <w:lang w:val="en-US"/>
        </w:rPr>
        <w:t xml:space="preserve"> = 0</w:t>
      </w:r>
    </w:p>
    <w:p w14:paraId="2B7EEA54"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p>
    <w:p w14:paraId="3EF05F79"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r>
        <w:rPr>
          <w:rFonts w:ascii="Courier" w:hAnsi="Courier" w:cs="Courier"/>
          <w:color w:val="228B22"/>
          <w:sz w:val="20"/>
          <w:szCs w:val="20"/>
          <w:lang w:val="en-US"/>
        </w:rPr>
        <w:t>% Add coefficients to the A matrix and RHS</w:t>
      </w:r>
    </w:p>
    <w:p w14:paraId="268B7F53"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A(</w:t>
      </w:r>
      <w:proofErr w:type="spellStart"/>
      <w:r>
        <w:rPr>
          <w:rFonts w:ascii="Courier" w:hAnsi="Courier" w:cs="Courier"/>
          <w:color w:val="000000"/>
          <w:sz w:val="20"/>
          <w:szCs w:val="20"/>
          <w:lang w:val="en-US"/>
        </w:rPr>
        <w:t>ij</w:t>
      </w:r>
      <w:proofErr w:type="spellEnd"/>
      <w:r>
        <w:rPr>
          <w:rFonts w:ascii="Courier" w:hAnsi="Courier" w:cs="Courier"/>
          <w:color w:val="000000"/>
          <w:sz w:val="20"/>
          <w:szCs w:val="20"/>
          <w:lang w:val="en-US"/>
        </w:rPr>
        <w:t xml:space="preserve">, </w:t>
      </w:r>
      <w:proofErr w:type="spellStart"/>
      <w:r>
        <w:rPr>
          <w:rFonts w:ascii="Courier" w:hAnsi="Courier" w:cs="Courier"/>
          <w:color w:val="000000"/>
          <w:sz w:val="20"/>
          <w:szCs w:val="20"/>
          <w:lang w:val="en-US"/>
        </w:rPr>
        <w:t>ij</w:t>
      </w:r>
      <w:proofErr w:type="spellEnd"/>
      <w:r>
        <w:rPr>
          <w:rFonts w:ascii="Courier" w:hAnsi="Courier" w:cs="Courier"/>
          <w:color w:val="000000"/>
          <w:sz w:val="20"/>
          <w:szCs w:val="20"/>
          <w:lang w:val="en-US"/>
        </w:rPr>
        <w:t>) = 1;</w:t>
      </w:r>
    </w:p>
    <w:p w14:paraId="50A048E0"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b(</w:t>
      </w:r>
      <w:proofErr w:type="spellStart"/>
      <w:r>
        <w:rPr>
          <w:rFonts w:ascii="Courier" w:hAnsi="Courier" w:cs="Courier"/>
          <w:color w:val="000000"/>
          <w:sz w:val="20"/>
          <w:szCs w:val="20"/>
          <w:lang w:val="en-US"/>
        </w:rPr>
        <w:t>ij</w:t>
      </w:r>
      <w:proofErr w:type="spellEnd"/>
      <w:r>
        <w:rPr>
          <w:rFonts w:ascii="Courier" w:hAnsi="Courier" w:cs="Courier"/>
          <w:color w:val="000000"/>
          <w:sz w:val="20"/>
          <w:szCs w:val="20"/>
          <w:lang w:val="en-US"/>
        </w:rPr>
        <w:t xml:space="preserve">) = </w:t>
      </w:r>
      <w:proofErr w:type="spellStart"/>
      <w:r>
        <w:rPr>
          <w:rFonts w:ascii="Courier" w:hAnsi="Courier" w:cs="Courier"/>
          <w:color w:val="000000"/>
          <w:sz w:val="20"/>
          <w:szCs w:val="20"/>
          <w:lang w:val="en-US"/>
        </w:rPr>
        <w:t>T_amb</w:t>
      </w:r>
      <w:proofErr w:type="spellEnd"/>
      <w:r>
        <w:rPr>
          <w:rFonts w:ascii="Courier" w:hAnsi="Courier" w:cs="Courier"/>
          <w:color w:val="000000"/>
          <w:sz w:val="20"/>
          <w:szCs w:val="20"/>
          <w:lang w:val="en-US"/>
        </w:rPr>
        <w:t>;</w:t>
      </w:r>
    </w:p>
    <w:p w14:paraId="30189C48"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p>
    <w:p w14:paraId="3B304701"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r>
        <w:rPr>
          <w:rFonts w:ascii="Courier" w:hAnsi="Courier" w:cs="Courier"/>
          <w:color w:val="228B22"/>
          <w:sz w:val="20"/>
          <w:szCs w:val="20"/>
          <w:lang w:val="en-US"/>
        </w:rPr>
        <w:t>% Top Edge</w:t>
      </w:r>
    </w:p>
    <w:p w14:paraId="4620CAD4"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r>
        <w:rPr>
          <w:rFonts w:ascii="Courier" w:hAnsi="Courier" w:cs="Courier"/>
          <w:color w:val="0000FF"/>
          <w:sz w:val="20"/>
          <w:szCs w:val="20"/>
          <w:lang w:val="en-US"/>
        </w:rPr>
        <w:t>elseif</w:t>
      </w:r>
      <w:r>
        <w:rPr>
          <w:rFonts w:ascii="Courier" w:hAnsi="Courier" w:cs="Courier"/>
          <w:color w:val="000000"/>
          <w:sz w:val="20"/>
          <w:szCs w:val="20"/>
          <w:lang w:val="en-US"/>
        </w:rPr>
        <w:t xml:space="preserve"> (j == res )</w:t>
      </w:r>
    </w:p>
    <w:p w14:paraId="7311FC35"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p>
    <w:p w14:paraId="14056B40"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r>
        <w:rPr>
          <w:rFonts w:ascii="Courier" w:hAnsi="Courier" w:cs="Courier"/>
          <w:color w:val="228B22"/>
          <w:sz w:val="20"/>
          <w:szCs w:val="20"/>
          <w:lang w:val="en-US"/>
        </w:rPr>
        <w:t xml:space="preserve">% </w:t>
      </w:r>
      <w:proofErr w:type="spellStart"/>
      <w:r>
        <w:rPr>
          <w:rFonts w:ascii="Courier" w:hAnsi="Courier" w:cs="Courier"/>
          <w:color w:val="228B22"/>
          <w:sz w:val="20"/>
          <w:szCs w:val="20"/>
          <w:lang w:val="en-US"/>
        </w:rPr>
        <w:t>phi_ij</w:t>
      </w:r>
      <w:proofErr w:type="spellEnd"/>
      <w:r>
        <w:rPr>
          <w:rFonts w:ascii="Courier" w:hAnsi="Courier" w:cs="Courier"/>
          <w:color w:val="228B22"/>
          <w:sz w:val="20"/>
          <w:szCs w:val="20"/>
          <w:lang w:val="en-US"/>
        </w:rPr>
        <w:t xml:space="preserve"> = </w:t>
      </w:r>
      <w:proofErr w:type="spellStart"/>
      <w:r>
        <w:rPr>
          <w:rFonts w:ascii="Courier" w:hAnsi="Courier" w:cs="Courier"/>
          <w:color w:val="228B22"/>
          <w:sz w:val="20"/>
          <w:szCs w:val="20"/>
          <w:lang w:val="en-US"/>
        </w:rPr>
        <w:t>T_amb</w:t>
      </w:r>
      <w:proofErr w:type="spellEnd"/>
    </w:p>
    <w:p w14:paraId="2EF0429A"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p>
    <w:p w14:paraId="5237EB4E"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r>
        <w:rPr>
          <w:rFonts w:ascii="Courier" w:hAnsi="Courier" w:cs="Courier"/>
          <w:color w:val="228B22"/>
          <w:sz w:val="20"/>
          <w:szCs w:val="20"/>
          <w:lang w:val="en-US"/>
        </w:rPr>
        <w:t>% Add coefficients to the A matrix and RHS</w:t>
      </w:r>
    </w:p>
    <w:p w14:paraId="464AF59D"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A(</w:t>
      </w:r>
      <w:proofErr w:type="spellStart"/>
      <w:r>
        <w:rPr>
          <w:rFonts w:ascii="Courier" w:hAnsi="Courier" w:cs="Courier"/>
          <w:color w:val="000000"/>
          <w:sz w:val="20"/>
          <w:szCs w:val="20"/>
          <w:lang w:val="en-US"/>
        </w:rPr>
        <w:t>ij</w:t>
      </w:r>
      <w:proofErr w:type="spellEnd"/>
      <w:r>
        <w:rPr>
          <w:rFonts w:ascii="Courier" w:hAnsi="Courier" w:cs="Courier"/>
          <w:color w:val="000000"/>
          <w:sz w:val="20"/>
          <w:szCs w:val="20"/>
          <w:lang w:val="en-US"/>
        </w:rPr>
        <w:t xml:space="preserve">, </w:t>
      </w:r>
      <w:proofErr w:type="spellStart"/>
      <w:r>
        <w:rPr>
          <w:rFonts w:ascii="Courier" w:hAnsi="Courier" w:cs="Courier"/>
          <w:color w:val="000000"/>
          <w:sz w:val="20"/>
          <w:szCs w:val="20"/>
          <w:lang w:val="en-US"/>
        </w:rPr>
        <w:t>ij</w:t>
      </w:r>
      <w:proofErr w:type="spellEnd"/>
      <w:r>
        <w:rPr>
          <w:rFonts w:ascii="Courier" w:hAnsi="Courier" w:cs="Courier"/>
          <w:color w:val="000000"/>
          <w:sz w:val="20"/>
          <w:szCs w:val="20"/>
          <w:lang w:val="en-US"/>
        </w:rPr>
        <w:t>) = 1;</w:t>
      </w:r>
    </w:p>
    <w:p w14:paraId="44BD5F8D"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b(</w:t>
      </w:r>
      <w:proofErr w:type="spellStart"/>
      <w:r>
        <w:rPr>
          <w:rFonts w:ascii="Courier" w:hAnsi="Courier" w:cs="Courier"/>
          <w:color w:val="000000"/>
          <w:sz w:val="20"/>
          <w:szCs w:val="20"/>
          <w:lang w:val="en-US"/>
        </w:rPr>
        <w:t>ij</w:t>
      </w:r>
      <w:proofErr w:type="spellEnd"/>
      <w:r>
        <w:rPr>
          <w:rFonts w:ascii="Courier" w:hAnsi="Courier" w:cs="Courier"/>
          <w:color w:val="000000"/>
          <w:sz w:val="20"/>
          <w:szCs w:val="20"/>
          <w:lang w:val="en-US"/>
        </w:rPr>
        <w:t xml:space="preserve">) = </w:t>
      </w:r>
      <w:proofErr w:type="spellStart"/>
      <w:r>
        <w:rPr>
          <w:rFonts w:ascii="Courier" w:hAnsi="Courier" w:cs="Courier"/>
          <w:color w:val="000000"/>
          <w:sz w:val="20"/>
          <w:szCs w:val="20"/>
          <w:lang w:val="en-US"/>
        </w:rPr>
        <w:t>T_amb</w:t>
      </w:r>
      <w:proofErr w:type="spellEnd"/>
      <w:r>
        <w:rPr>
          <w:rFonts w:ascii="Courier" w:hAnsi="Courier" w:cs="Courier"/>
          <w:color w:val="000000"/>
          <w:sz w:val="20"/>
          <w:szCs w:val="20"/>
          <w:lang w:val="en-US"/>
        </w:rPr>
        <w:t>;</w:t>
      </w:r>
    </w:p>
    <w:p w14:paraId="3007840F"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p>
    <w:p w14:paraId="2B61F324"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r>
        <w:rPr>
          <w:rFonts w:ascii="Courier" w:hAnsi="Courier" w:cs="Courier"/>
          <w:color w:val="228B22"/>
          <w:sz w:val="20"/>
          <w:szCs w:val="20"/>
          <w:lang w:val="en-US"/>
        </w:rPr>
        <w:t>% Domain (inner nodes)</w:t>
      </w:r>
    </w:p>
    <w:p w14:paraId="67B96EB0"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r>
        <w:rPr>
          <w:rFonts w:ascii="Courier" w:hAnsi="Courier" w:cs="Courier"/>
          <w:color w:val="0000FF"/>
          <w:sz w:val="20"/>
          <w:szCs w:val="20"/>
          <w:lang w:val="en-US"/>
        </w:rPr>
        <w:t>else</w:t>
      </w:r>
    </w:p>
    <w:p w14:paraId="4FD84222"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p>
    <w:p w14:paraId="366DF748"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lastRenderedPageBreak/>
        <w:t xml:space="preserve">         </w:t>
      </w:r>
      <w:r>
        <w:rPr>
          <w:rFonts w:ascii="Courier" w:hAnsi="Courier" w:cs="Courier"/>
          <w:color w:val="228B22"/>
          <w:sz w:val="20"/>
          <w:szCs w:val="20"/>
          <w:lang w:val="en-US"/>
        </w:rPr>
        <w:t xml:space="preserve">% 1/h^2 (ph_i+1j + ph_i-1j + phi_ij+1 + phi_ij-1 - 4 * </w:t>
      </w:r>
      <w:proofErr w:type="spellStart"/>
      <w:r>
        <w:rPr>
          <w:rFonts w:ascii="Courier" w:hAnsi="Courier" w:cs="Courier"/>
          <w:color w:val="228B22"/>
          <w:sz w:val="20"/>
          <w:szCs w:val="20"/>
          <w:lang w:val="en-US"/>
        </w:rPr>
        <w:t>phi_ij</w:t>
      </w:r>
      <w:proofErr w:type="spellEnd"/>
      <w:r>
        <w:rPr>
          <w:rFonts w:ascii="Courier" w:hAnsi="Courier" w:cs="Courier"/>
          <w:color w:val="228B22"/>
          <w:sz w:val="20"/>
          <w:szCs w:val="20"/>
          <w:lang w:val="en-US"/>
        </w:rPr>
        <w:t>) = 0</w:t>
      </w:r>
    </w:p>
    <w:p w14:paraId="33B45255"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p>
    <w:p w14:paraId="27C7642B"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r>
        <w:rPr>
          <w:rFonts w:ascii="Courier" w:hAnsi="Courier" w:cs="Courier"/>
          <w:color w:val="228B22"/>
          <w:sz w:val="20"/>
          <w:szCs w:val="20"/>
          <w:lang w:val="en-US"/>
        </w:rPr>
        <w:t>% Get the Indices for the coefficients</w:t>
      </w:r>
    </w:p>
    <w:p w14:paraId="275A7E92"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ip1j = </w:t>
      </w:r>
      <w:proofErr w:type="spellStart"/>
      <w:r>
        <w:rPr>
          <w:rFonts w:ascii="Courier" w:hAnsi="Courier" w:cs="Courier"/>
          <w:color w:val="000000"/>
          <w:sz w:val="20"/>
          <w:szCs w:val="20"/>
          <w:lang w:val="en-US"/>
        </w:rPr>
        <w:t>getId</w:t>
      </w:r>
      <w:proofErr w:type="spellEnd"/>
      <w:r>
        <w:rPr>
          <w:rFonts w:ascii="Courier" w:hAnsi="Courier" w:cs="Courier"/>
          <w:color w:val="000000"/>
          <w:sz w:val="20"/>
          <w:szCs w:val="20"/>
          <w:lang w:val="en-US"/>
        </w:rPr>
        <w:t>(i+1, j, res);</w:t>
      </w:r>
    </w:p>
    <w:p w14:paraId="55B65C50"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im1j = </w:t>
      </w:r>
      <w:proofErr w:type="spellStart"/>
      <w:r>
        <w:rPr>
          <w:rFonts w:ascii="Courier" w:hAnsi="Courier" w:cs="Courier"/>
          <w:color w:val="000000"/>
          <w:sz w:val="20"/>
          <w:szCs w:val="20"/>
          <w:lang w:val="en-US"/>
        </w:rPr>
        <w:t>getId</w:t>
      </w:r>
      <w:proofErr w:type="spellEnd"/>
      <w:r>
        <w:rPr>
          <w:rFonts w:ascii="Courier" w:hAnsi="Courier" w:cs="Courier"/>
          <w:color w:val="000000"/>
          <w:sz w:val="20"/>
          <w:szCs w:val="20"/>
          <w:lang w:val="en-US"/>
        </w:rPr>
        <w:t>(i-1, j, res);</w:t>
      </w:r>
    </w:p>
    <w:p w14:paraId="50004885"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ijp1 = </w:t>
      </w:r>
      <w:proofErr w:type="spellStart"/>
      <w:r>
        <w:rPr>
          <w:rFonts w:ascii="Courier" w:hAnsi="Courier" w:cs="Courier"/>
          <w:color w:val="000000"/>
          <w:sz w:val="20"/>
          <w:szCs w:val="20"/>
          <w:lang w:val="en-US"/>
        </w:rPr>
        <w:t>getId</w:t>
      </w:r>
      <w:proofErr w:type="spellEnd"/>
      <w:r>
        <w:rPr>
          <w:rFonts w:ascii="Courier" w:hAnsi="Courier" w:cs="Courier"/>
          <w:color w:val="000000"/>
          <w:sz w:val="20"/>
          <w:szCs w:val="20"/>
          <w:lang w:val="en-US"/>
        </w:rPr>
        <w:t>(i, j+1, res);</w:t>
      </w:r>
    </w:p>
    <w:p w14:paraId="35EAFFE4"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ijm1 = </w:t>
      </w:r>
      <w:proofErr w:type="spellStart"/>
      <w:r>
        <w:rPr>
          <w:rFonts w:ascii="Courier" w:hAnsi="Courier" w:cs="Courier"/>
          <w:color w:val="000000"/>
          <w:sz w:val="20"/>
          <w:szCs w:val="20"/>
          <w:lang w:val="en-US"/>
        </w:rPr>
        <w:t>getId</w:t>
      </w:r>
      <w:proofErr w:type="spellEnd"/>
      <w:r>
        <w:rPr>
          <w:rFonts w:ascii="Courier" w:hAnsi="Courier" w:cs="Courier"/>
          <w:color w:val="000000"/>
          <w:sz w:val="20"/>
          <w:szCs w:val="20"/>
          <w:lang w:val="en-US"/>
        </w:rPr>
        <w:t>(i, j-1, res);</w:t>
      </w:r>
    </w:p>
    <w:p w14:paraId="1367A50C"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p>
    <w:p w14:paraId="0A338153"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r>
        <w:rPr>
          <w:rFonts w:ascii="Courier" w:hAnsi="Courier" w:cs="Courier"/>
          <w:color w:val="228B22"/>
          <w:sz w:val="20"/>
          <w:szCs w:val="20"/>
          <w:lang w:val="en-US"/>
        </w:rPr>
        <w:t>% Add coefficients to the A matrix and RHS</w:t>
      </w:r>
    </w:p>
    <w:p w14:paraId="74F4F6F6"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A(</w:t>
      </w:r>
      <w:proofErr w:type="spellStart"/>
      <w:r>
        <w:rPr>
          <w:rFonts w:ascii="Courier" w:hAnsi="Courier" w:cs="Courier"/>
          <w:color w:val="000000"/>
          <w:sz w:val="20"/>
          <w:szCs w:val="20"/>
          <w:lang w:val="en-US"/>
        </w:rPr>
        <w:t>ij</w:t>
      </w:r>
      <w:proofErr w:type="spellEnd"/>
      <w:r>
        <w:rPr>
          <w:rFonts w:ascii="Courier" w:hAnsi="Courier" w:cs="Courier"/>
          <w:color w:val="000000"/>
          <w:sz w:val="20"/>
          <w:szCs w:val="20"/>
          <w:lang w:val="en-US"/>
        </w:rPr>
        <w:t xml:space="preserve">, </w:t>
      </w:r>
      <w:proofErr w:type="spellStart"/>
      <w:r>
        <w:rPr>
          <w:rFonts w:ascii="Courier" w:hAnsi="Courier" w:cs="Courier"/>
          <w:color w:val="000000"/>
          <w:sz w:val="20"/>
          <w:szCs w:val="20"/>
          <w:lang w:val="en-US"/>
        </w:rPr>
        <w:t>ij</w:t>
      </w:r>
      <w:proofErr w:type="spellEnd"/>
      <w:r>
        <w:rPr>
          <w:rFonts w:ascii="Courier" w:hAnsi="Courier" w:cs="Courier"/>
          <w:color w:val="000000"/>
          <w:sz w:val="20"/>
          <w:szCs w:val="20"/>
          <w:lang w:val="en-US"/>
        </w:rPr>
        <w:t>) = -4 / gs^2;</w:t>
      </w:r>
    </w:p>
    <w:p w14:paraId="74B322D7"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A(</w:t>
      </w:r>
      <w:proofErr w:type="spellStart"/>
      <w:r>
        <w:rPr>
          <w:rFonts w:ascii="Courier" w:hAnsi="Courier" w:cs="Courier"/>
          <w:color w:val="000000"/>
          <w:sz w:val="20"/>
          <w:szCs w:val="20"/>
          <w:lang w:val="en-US"/>
        </w:rPr>
        <w:t>ij</w:t>
      </w:r>
      <w:proofErr w:type="spellEnd"/>
      <w:r>
        <w:rPr>
          <w:rFonts w:ascii="Courier" w:hAnsi="Courier" w:cs="Courier"/>
          <w:color w:val="000000"/>
          <w:sz w:val="20"/>
          <w:szCs w:val="20"/>
          <w:lang w:val="en-US"/>
        </w:rPr>
        <w:t>, ip1j) = 1 / gs^2;</w:t>
      </w:r>
    </w:p>
    <w:p w14:paraId="174C8C77"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A(</w:t>
      </w:r>
      <w:proofErr w:type="spellStart"/>
      <w:r>
        <w:rPr>
          <w:rFonts w:ascii="Courier" w:hAnsi="Courier" w:cs="Courier"/>
          <w:color w:val="000000"/>
          <w:sz w:val="20"/>
          <w:szCs w:val="20"/>
          <w:lang w:val="en-US"/>
        </w:rPr>
        <w:t>ij</w:t>
      </w:r>
      <w:proofErr w:type="spellEnd"/>
      <w:r>
        <w:rPr>
          <w:rFonts w:ascii="Courier" w:hAnsi="Courier" w:cs="Courier"/>
          <w:color w:val="000000"/>
          <w:sz w:val="20"/>
          <w:szCs w:val="20"/>
          <w:lang w:val="en-US"/>
        </w:rPr>
        <w:t>, im1j) = 1 / gs^2;</w:t>
      </w:r>
    </w:p>
    <w:p w14:paraId="6EB57C88"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A(</w:t>
      </w:r>
      <w:proofErr w:type="spellStart"/>
      <w:r>
        <w:rPr>
          <w:rFonts w:ascii="Courier" w:hAnsi="Courier" w:cs="Courier"/>
          <w:color w:val="000000"/>
          <w:sz w:val="20"/>
          <w:szCs w:val="20"/>
          <w:lang w:val="en-US"/>
        </w:rPr>
        <w:t>ij</w:t>
      </w:r>
      <w:proofErr w:type="spellEnd"/>
      <w:r>
        <w:rPr>
          <w:rFonts w:ascii="Courier" w:hAnsi="Courier" w:cs="Courier"/>
          <w:color w:val="000000"/>
          <w:sz w:val="20"/>
          <w:szCs w:val="20"/>
          <w:lang w:val="en-US"/>
        </w:rPr>
        <w:t>, ijp1) = 1 / gs^2;</w:t>
      </w:r>
    </w:p>
    <w:p w14:paraId="43775C4D"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A(</w:t>
      </w:r>
      <w:proofErr w:type="spellStart"/>
      <w:r>
        <w:rPr>
          <w:rFonts w:ascii="Courier" w:hAnsi="Courier" w:cs="Courier"/>
          <w:color w:val="000000"/>
          <w:sz w:val="20"/>
          <w:szCs w:val="20"/>
          <w:lang w:val="en-US"/>
        </w:rPr>
        <w:t>ij</w:t>
      </w:r>
      <w:proofErr w:type="spellEnd"/>
      <w:r>
        <w:rPr>
          <w:rFonts w:ascii="Courier" w:hAnsi="Courier" w:cs="Courier"/>
          <w:color w:val="000000"/>
          <w:sz w:val="20"/>
          <w:szCs w:val="20"/>
          <w:lang w:val="en-US"/>
        </w:rPr>
        <w:t xml:space="preserve">, ijm1) = 1 / gs^2;   </w:t>
      </w:r>
    </w:p>
    <w:p w14:paraId="551CC938"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p>
    <w:p w14:paraId="4C603B9D"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b(</w:t>
      </w:r>
      <w:proofErr w:type="spellStart"/>
      <w:r>
        <w:rPr>
          <w:rFonts w:ascii="Courier" w:hAnsi="Courier" w:cs="Courier"/>
          <w:color w:val="000000"/>
          <w:sz w:val="20"/>
          <w:szCs w:val="20"/>
          <w:lang w:val="en-US"/>
        </w:rPr>
        <w:t>ij</w:t>
      </w:r>
      <w:proofErr w:type="spellEnd"/>
      <w:r>
        <w:rPr>
          <w:rFonts w:ascii="Courier" w:hAnsi="Courier" w:cs="Courier"/>
          <w:color w:val="000000"/>
          <w:sz w:val="20"/>
          <w:szCs w:val="20"/>
          <w:lang w:val="en-US"/>
        </w:rPr>
        <w:t>)=-</w:t>
      </w:r>
      <w:proofErr w:type="spellStart"/>
      <w:r>
        <w:rPr>
          <w:rFonts w:ascii="Courier" w:hAnsi="Courier" w:cs="Courier"/>
          <w:color w:val="000000"/>
          <w:sz w:val="20"/>
          <w:szCs w:val="20"/>
          <w:lang w:val="en-US"/>
        </w:rPr>
        <w:t>in_hg</w:t>
      </w:r>
      <w:proofErr w:type="spellEnd"/>
      <w:r>
        <w:rPr>
          <w:rFonts w:ascii="Courier" w:hAnsi="Courier" w:cs="Courier"/>
          <w:color w:val="000000"/>
          <w:sz w:val="20"/>
          <w:szCs w:val="20"/>
          <w:lang w:val="en-US"/>
        </w:rPr>
        <w:t>;</w:t>
      </w:r>
    </w:p>
    <w:p w14:paraId="22DBE0CF"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r>
        <w:rPr>
          <w:rFonts w:ascii="Courier" w:hAnsi="Courier" w:cs="Courier"/>
          <w:color w:val="0000FF"/>
          <w:sz w:val="20"/>
          <w:szCs w:val="20"/>
          <w:lang w:val="en-US"/>
        </w:rPr>
        <w:t>end</w:t>
      </w:r>
    </w:p>
    <w:p w14:paraId="684C38D1"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p>
    <w:p w14:paraId="4F2C9F0A"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r>
        <w:rPr>
          <w:rFonts w:ascii="Courier" w:hAnsi="Courier" w:cs="Courier"/>
          <w:color w:val="228B22"/>
          <w:sz w:val="20"/>
          <w:szCs w:val="20"/>
          <w:lang w:val="en-US"/>
        </w:rPr>
        <w:t xml:space="preserve">% Left Tab </w:t>
      </w:r>
    </w:p>
    <w:p w14:paraId="7DDE18CC"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r>
        <w:rPr>
          <w:rFonts w:ascii="Courier" w:hAnsi="Courier" w:cs="Courier"/>
          <w:color w:val="0000FF"/>
          <w:sz w:val="20"/>
          <w:szCs w:val="20"/>
          <w:lang w:val="en-US"/>
        </w:rPr>
        <w:t>for</w:t>
      </w:r>
      <w:r>
        <w:rPr>
          <w:rFonts w:ascii="Courier" w:hAnsi="Courier" w:cs="Courier"/>
          <w:color w:val="000000"/>
          <w:sz w:val="20"/>
          <w:szCs w:val="20"/>
          <w:lang w:val="en-US"/>
        </w:rPr>
        <w:t xml:space="preserve"> LT = rdfive+1 : (2*</w:t>
      </w:r>
      <w:proofErr w:type="spellStart"/>
      <w:r>
        <w:rPr>
          <w:rFonts w:ascii="Courier" w:hAnsi="Courier" w:cs="Courier"/>
          <w:color w:val="000000"/>
          <w:sz w:val="20"/>
          <w:szCs w:val="20"/>
          <w:lang w:val="en-US"/>
        </w:rPr>
        <w:t>rdfive</w:t>
      </w:r>
      <w:proofErr w:type="spellEnd"/>
      <w:r>
        <w:rPr>
          <w:rFonts w:ascii="Courier" w:hAnsi="Courier" w:cs="Courier"/>
          <w:color w:val="000000"/>
          <w:sz w:val="20"/>
          <w:szCs w:val="20"/>
          <w:lang w:val="en-US"/>
        </w:rPr>
        <w:t>)</w:t>
      </w:r>
    </w:p>
    <w:p w14:paraId="4C6A45F7"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r>
        <w:rPr>
          <w:rFonts w:ascii="Courier" w:hAnsi="Courier" w:cs="Courier"/>
          <w:color w:val="0000FF"/>
          <w:sz w:val="20"/>
          <w:szCs w:val="20"/>
          <w:lang w:val="en-US"/>
        </w:rPr>
        <w:t>if</w:t>
      </w:r>
      <w:r>
        <w:rPr>
          <w:rFonts w:ascii="Courier" w:hAnsi="Courier" w:cs="Courier"/>
          <w:color w:val="000000"/>
          <w:sz w:val="20"/>
          <w:szCs w:val="20"/>
          <w:lang w:val="en-US"/>
        </w:rPr>
        <w:t xml:space="preserve"> (j == res &amp;&amp; i == LT)</w:t>
      </w:r>
    </w:p>
    <w:p w14:paraId="240AF850"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r>
        <w:rPr>
          <w:rFonts w:ascii="Courier" w:hAnsi="Courier" w:cs="Courier"/>
          <w:color w:val="228B22"/>
          <w:sz w:val="20"/>
          <w:szCs w:val="20"/>
          <w:lang w:val="en-US"/>
        </w:rPr>
        <w:t xml:space="preserve">% </w:t>
      </w:r>
      <w:proofErr w:type="spellStart"/>
      <w:r>
        <w:rPr>
          <w:rFonts w:ascii="Courier" w:hAnsi="Courier" w:cs="Courier"/>
          <w:color w:val="228B22"/>
          <w:sz w:val="20"/>
          <w:szCs w:val="20"/>
          <w:lang w:val="en-US"/>
        </w:rPr>
        <w:t>phi_ij</w:t>
      </w:r>
      <w:proofErr w:type="spellEnd"/>
      <w:r>
        <w:rPr>
          <w:rFonts w:ascii="Courier" w:hAnsi="Courier" w:cs="Courier"/>
          <w:color w:val="228B22"/>
          <w:sz w:val="20"/>
          <w:szCs w:val="20"/>
          <w:lang w:val="en-US"/>
        </w:rPr>
        <w:t xml:space="preserve"> = </w:t>
      </w:r>
      <w:proofErr w:type="spellStart"/>
      <w:r>
        <w:rPr>
          <w:rFonts w:ascii="Courier" w:hAnsi="Courier" w:cs="Courier"/>
          <w:color w:val="228B22"/>
          <w:sz w:val="20"/>
          <w:szCs w:val="20"/>
          <w:lang w:val="en-US"/>
        </w:rPr>
        <w:t>qtab</w:t>
      </w:r>
      <w:proofErr w:type="spellEnd"/>
    </w:p>
    <w:p w14:paraId="53E4D7E6"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p>
    <w:p w14:paraId="0D3B6D4C"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r>
        <w:rPr>
          <w:rFonts w:ascii="Courier" w:hAnsi="Courier" w:cs="Courier"/>
          <w:color w:val="228B22"/>
          <w:sz w:val="20"/>
          <w:szCs w:val="20"/>
          <w:lang w:val="en-US"/>
        </w:rPr>
        <w:t>% Add coefficients to the A matrix and RHS</w:t>
      </w:r>
    </w:p>
    <w:p w14:paraId="3BDCAED0"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A(</w:t>
      </w:r>
      <w:proofErr w:type="spellStart"/>
      <w:r>
        <w:rPr>
          <w:rFonts w:ascii="Courier" w:hAnsi="Courier" w:cs="Courier"/>
          <w:color w:val="000000"/>
          <w:sz w:val="20"/>
          <w:szCs w:val="20"/>
          <w:lang w:val="en-US"/>
        </w:rPr>
        <w:t>ij</w:t>
      </w:r>
      <w:proofErr w:type="spellEnd"/>
      <w:r>
        <w:rPr>
          <w:rFonts w:ascii="Courier" w:hAnsi="Courier" w:cs="Courier"/>
          <w:color w:val="000000"/>
          <w:sz w:val="20"/>
          <w:szCs w:val="20"/>
          <w:lang w:val="en-US"/>
        </w:rPr>
        <w:t xml:space="preserve">, </w:t>
      </w:r>
      <w:proofErr w:type="spellStart"/>
      <w:r>
        <w:rPr>
          <w:rFonts w:ascii="Courier" w:hAnsi="Courier" w:cs="Courier"/>
          <w:color w:val="000000"/>
          <w:sz w:val="20"/>
          <w:szCs w:val="20"/>
          <w:lang w:val="en-US"/>
        </w:rPr>
        <w:t>ij</w:t>
      </w:r>
      <w:proofErr w:type="spellEnd"/>
      <w:r>
        <w:rPr>
          <w:rFonts w:ascii="Courier" w:hAnsi="Courier" w:cs="Courier"/>
          <w:color w:val="000000"/>
          <w:sz w:val="20"/>
          <w:szCs w:val="20"/>
          <w:lang w:val="en-US"/>
        </w:rPr>
        <w:t>) = 1;</w:t>
      </w:r>
    </w:p>
    <w:p w14:paraId="1C2B2FDD"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b(</w:t>
      </w:r>
      <w:proofErr w:type="spellStart"/>
      <w:r>
        <w:rPr>
          <w:rFonts w:ascii="Courier" w:hAnsi="Courier" w:cs="Courier"/>
          <w:color w:val="000000"/>
          <w:sz w:val="20"/>
          <w:szCs w:val="20"/>
          <w:lang w:val="en-US"/>
        </w:rPr>
        <w:t>ij</w:t>
      </w:r>
      <w:proofErr w:type="spellEnd"/>
      <w:r>
        <w:rPr>
          <w:rFonts w:ascii="Courier" w:hAnsi="Courier" w:cs="Courier"/>
          <w:color w:val="000000"/>
          <w:sz w:val="20"/>
          <w:szCs w:val="20"/>
          <w:lang w:val="en-US"/>
        </w:rPr>
        <w:t xml:space="preserve">) = </w:t>
      </w:r>
      <w:proofErr w:type="spellStart"/>
      <w:r>
        <w:rPr>
          <w:rFonts w:ascii="Courier" w:hAnsi="Courier" w:cs="Courier"/>
          <w:color w:val="000000"/>
          <w:sz w:val="20"/>
          <w:szCs w:val="20"/>
          <w:lang w:val="en-US"/>
        </w:rPr>
        <w:t>qtab</w:t>
      </w:r>
      <w:proofErr w:type="spellEnd"/>
      <w:r>
        <w:rPr>
          <w:rFonts w:ascii="Courier" w:hAnsi="Courier" w:cs="Courier"/>
          <w:color w:val="000000"/>
          <w:sz w:val="20"/>
          <w:szCs w:val="20"/>
          <w:lang w:val="en-US"/>
        </w:rPr>
        <w:t xml:space="preserve">; </w:t>
      </w:r>
    </w:p>
    <w:p w14:paraId="3FD80402"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r>
        <w:rPr>
          <w:rFonts w:ascii="Courier" w:hAnsi="Courier" w:cs="Courier"/>
          <w:color w:val="0000FF"/>
          <w:sz w:val="20"/>
          <w:szCs w:val="20"/>
          <w:lang w:val="en-US"/>
        </w:rPr>
        <w:t>end</w:t>
      </w:r>
    </w:p>
    <w:p w14:paraId="5D1E8895"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r>
        <w:rPr>
          <w:rFonts w:ascii="Courier" w:hAnsi="Courier" w:cs="Courier"/>
          <w:color w:val="0000FF"/>
          <w:sz w:val="20"/>
          <w:szCs w:val="20"/>
          <w:lang w:val="en-US"/>
        </w:rPr>
        <w:t>end</w:t>
      </w:r>
    </w:p>
    <w:p w14:paraId="776A9D62"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p>
    <w:p w14:paraId="5024AFF6"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r>
        <w:rPr>
          <w:rFonts w:ascii="Courier" w:hAnsi="Courier" w:cs="Courier"/>
          <w:color w:val="228B22"/>
          <w:sz w:val="20"/>
          <w:szCs w:val="20"/>
          <w:lang w:val="en-US"/>
        </w:rPr>
        <w:t xml:space="preserve">% Right Tab </w:t>
      </w:r>
    </w:p>
    <w:p w14:paraId="2A7F57D8"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r>
        <w:rPr>
          <w:rFonts w:ascii="Courier" w:hAnsi="Courier" w:cs="Courier"/>
          <w:color w:val="0000FF"/>
          <w:sz w:val="20"/>
          <w:szCs w:val="20"/>
          <w:lang w:val="en-US"/>
        </w:rPr>
        <w:t>for</w:t>
      </w:r>
      <w:r>
        <w:rPr>
          <w:rFonts w:ascii="Courier" w:hAnsi="Courier" w:cs="Courier"/>
          <w:color w:val="000000"/>
          <w:sz w:val="20"/>
          <w:szCs w:val="20"/>
          <w:lang w:val="en-US"/>
        </w:rPr>
        <w:t xml:space="preserve"> RT = (3*</w:t>
      </w:r>
      <w:proofErr w:type="spellStart"/>
      <w:r>
        <w:rPr>
          <w:rFonts w:ascii="Courier" w:hAnsi="Courier" w:cs="Courier"/>
          <w:color w:val="000000"/>
          <w:sz w:val="20"/>
          <w:szCs w:val="20"/>
          <w:lang w:val="en-US"/>
        </w:rPr>
        <w:t>rdfive</w:t>
      </w:r>
      <w:proofErr w:type="spellEnd"/>
      <w:r>
        <w:rPr>
          <w:rFonts w:ascii="Courier" w:hAnsi="Courier" w:cs="Courier"/>
          <w:color w:val="000000"/>
          <w:sz w:val="20"/>
          <w:szCs w:val="20"/>
          <w:lang w:val="en-US"/>
        </w:rPr>
        <w:t>)+1 : (4*</w:t>
      </w:r>
      <w:proofErr w:type="spellStart"/>
      <w:r>
        <w:rPr>
          <w:rFonts w:ascii="Courier" w:hAnsi="Courier" w:cs="Courier"/>
          <w:color w:val="000000"/>
          <w:sz w:val="20"/>
          <w:szCs w:val="20"/>
          <w:lang w:val="en-US"/>
        </w:rPr>
        <w:t>rdfive</w:t>
      </w:r>
      <w:proofErr w:type="spellEnd"/>
      <w:r>
        <w:rPr>
          <w:rFonts w:ascii="Courier" w:hAnsi="Courier" w:cs="Courier"/>
          <w:color w:val="000000"/>
          <w:sz w:val="20"/>
          <w:szCs w:val="20"/>
          <w:lang w:val="en-US"/>
        </w:rPr>
        <w:t>)</w:t>
      </w:r>
    </w:p>
    <w:p w14:paraId="7259CD63"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r>
        <w:rPr>
          <w:rFonts w:ascii="Courier" w:hAnsi="Courier" w:cs="Courier"/>
          <w:color w:val="0000FF"/>
          <w:sz w:val="20"/>
          <w:szCs w:val="20"/>
          <w:lang w:val="en-US"/>
        </w:rPr>
        <w:t>if</w:t>
      </w:r>
      <w:r>
        <w:rPr>
          <w:rFonts w:ascii="Courier" w:hAnsi="Courier" w:cs="Courier"/>
          <w:color w:val="000000"/>
          <w:sz w:val="20"/>
          <w:szCs w:val="20"/>
          <w:lang w:val="en-US"/>
        </w:rPr>
        <w:t xml:space="preserve"> (j == res &amp;&amp; i == RT)</w:t>
      </w:r>
    </w:p>
    <w:p w14:paraId="7A293996"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p>
    <w:p w14:paraId="1A931B9E"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r>
        <w:rPr>
          <w:rFonts w:ascii="Courier" w:hAnsi="Courier" w:cs="Courier"/>
          <w:color w:val="228B22"/>
          <w:sz w:val="20"/>
          <w:szCs w:val="20"/>
          <w:lang w:val="en-US"/>
        </w:rPr>
        <w:t xml:space="preserve">% </w:t>
      </w:r>
      <w:proofErr w:type="spellStart"/>
      <w:r>
        <w:rPr>
          <w:rFonts w:ascii="Courier" w:hAnsi="Courier" w:cs="Courier"/>
          <w:color w:val="228B22"/>
          <w:sz w:val="20"/>
          <w:szCs w:val="20"/>
          <w:lang w:val="en-US"/>
        </w:rPr>
        <w:t>phi_ij</w:t>
      </w:r>
      <w:proofErr w:type="spellEnd"/>
      <w:r>
        <w:rPr>
          <w:rFonts w:ascii="Courier" w:hAnsi="Courier" w:cs="Courier"/>
          <w:color w:val="228B22"/>
          <w:sz w:val="20"/>
          <w:szCs w:val="20"/>
          <w:lang w:val="en-US"/>
        </w:rPr>
        <w:t xml:space="preserve"> = 100</w:t>
      </w:r>
    </w:p>
    <w:p w14:paraId="18973413"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p>
    <w:p w14:paraId="7BB56ECD"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r>
        <w:rPr>
          <w:rFonts w:ascii="Courier" w:hAnsi="Courier" w:cs="Courier"/>
          <w:color w:val="228B22"/>
          <w:sz w:val="20"/>
          <w:szCs w:val="20"/>
          <w:lang w:val="en-US"/>
        </w:rPr>
        <w:t>% Add coefficients to the A matrix and RHS</w:t>
      </w:r>
    </w:p>
    <w:p w14:paraId="7A68AD9F"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A(</w:t>
      </w:r>
      <w:proofErr w:type="spellStart"/>
      <w:r>
        <w:rPr>
          <w:rFonts w:ascii="Courier" w:hAnsi="Courier" w:cs="Courier"/>
          <w:color w:val="000000"/>
          <w:sz w:val="20"/>
          <w:szCs w:val="20"/>
          <w:lang w:val="en-US"/>
        </w:rPr>
        <w:t>ij</w:t>
      </w:r>
      <w:proofErr w:type="spellEnd"/>
      <w:r>
        <w:rPr>
          <w:rFonts w:ascii="Courier" w:hAnsi="Courier" w:cs="Courier"/>
          <w:color w:val="000000"/>
          <w:sz w:val="20"/>
          <w:szCs w:val="20"/>
          <w:lang w:val="en-US"/>
        </w:rPr>
        <w:t xml:space="preserve">, </w:t>
      </w:r>
      <w:proofErr w:type="spellStart"/>
      <w:r>
        <w:rPr>
          <w:rFonts w:ascii="Courier" w:hAnsi="Courier" w:cs="Courier"/>
          <w:color w:val="000000"/>
          <w:sz w:val="20"/>
          <w:szCs w:val="20"/>
          <w:lang w:val="en-US"/>
        </w:rPr>
        <w:t>ij</w:t>
      </w:r>
      <w:proofErr w:type="spellEnd"/>
      <w:r>
        <w:rPr>
          <w:rFonts w:ascii="Courier" w:hAnsi="Courier" w:cs="Courier"/>
          <w:color w:val="000000"/>
          <w:sz w:val="20"/>
          <w:szCs w:val="20"/>
          <w:lang w:val="en-US"/>
        </w:rPr>
        <w:t>) = 1;</w:t>
      </w:r>
    </w:p>
    <w:p w14:paraId="1CD9B668"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b(</w:t>
      </w:r>
      <w:proofErr w:type="spellStart"/>
      <w:r>
        <w:rPr>
          <w:rFonts w:ascii="Courier" w:hAnsi="Courier" w:cs="Courier"/>
          <w:color w:val="000000"/>
          <w:sz w:val="20"/>
          <w:szCs w:val="20"/>
          <w:lang w:val="en-US"/>
        </w:rPr>
        <w:t>ij</w:t>
      </w:r>
      <w:proofErr w:type="spellEnd"/>
      <w:r>
        <w:rPr>
          <w:rFonts w:ascii="Courier" w:hAnsi="Courier" w:cs="Courier"/>
          <w:color w:val="000000"/>
          <w:sz w:val="20"/>
          <w:szCs w:val="20"/>
          <w:lang w:val="en-US"/>
        </w:rPr>
        <w:t xml:space="preserve">) = </w:t>
      </w:r>
      <w:proofErr w:type="spellStart"/>
      <w:r>
        <w:rPr>
          <w:rFonts w:ascii="Courier" w:hAnsi="Courier" w:cs="Courier"/>
          <w:color w:val="000000"/>
          <w:sz w:val="20"/>
          <w:szCs w:val="20"/>
          <w:lang w:val="en-US"/>
        </w:rPr>
        <w:t>qtab</w:t>
      </w:r>
      <w:proofErr w:type="spellEnd"/>
      <w:r>
        <w:rPr>
          <w:rFonts w:ascii="Courier" w:hAnsi="Courier" w:cs="Courier"/>
          <w:color w:val="000000"/>
          <w:sz w:val="20"/>
          <w:szCs w:val="20"/>
          <w:lang w:val="en-US"/>
        </w:rPr>
        <w:t>;</w:t>
      </w:r>
    </w:p>
    <w:p w14:paraId="6737812E"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r>
        <w:rPr>
          <w:rFonts w:ascii="Courier" w:hAnsi="Courier" w:cs="Courier"/>
          <w:color w:val="0000FF"/>
          <w:sz w:val="20"/>
          <w:szCs w:val="20"/>
          <w:lang w:val="en-US"/>
        </w:rPr>
        <w:t>end</w:t>
      </w:r>
    </w:p>
    <w:p w14:paraId="5763B3E7"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r>
        <w:rPr>
          <w:rFonts w:ascii="Courier" w:hAnsi="Courier" w:cs="Courier"/>
          <w:color w:val="0000FF"/>
          <w:sz w:val="20"/>
          <w:szCs w:val="20"/>
          <w:lang w:val="en-US"/>
        </w:rPr>
        <w:t>end</w:t>
      </w:r>
    </w:p>
    <w:p w14:paraId="26F977DE"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p>
    <w:p w14:paraId="4B78360C"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r>
        <w:rPr>
          <w:rFonts w:ascii="Courier" w:hAnsi="Courier" w:cs="Courier"/>
          <w:color w:val="228B22"/>
          <w:sz w:val="20"/>
          <w:szCs w:val="20"/>
          <w:lang w:val="en-US"/>
        </w:rPr>
        <w:t>% Empty Top Edges</w:t>
      </w:r>
    </w:p>
    <w:p w14:paraId="5DBE3F40"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r>
        <w:rPr>
          <w:rFonts w:ascii="Courier" w:hAnsi="Courier" w:cs="Courier"/>
          <w:color w:val="0000FF"/>
          <w:sz w:val="20"/>
          <w:szCs w:val="20"/>
          <w:lang w:val="en-US"/>
        </w:rPr>
        <w:t>for</w:t>
      </w:r>
      <w:r>
        <w:rPr>
          <w:rFonts w:ascii="Courier" w:hAnsi="Courier" w:cs="Courier"/>
          <w:color w:val="000000"/>
          <w:sz w:val="20"/>
          <w:szCs w:val="20"/>
          <w:lang w:val="en-US"/>
        </w:rPr>
        <w:t xml:space="preserve"> ETE = (2*</w:t>
      </w:r>
      <w:proofErr w:type="spellStart"/>
      <w:r>
        <w:rPr>
          <w:rFonts w:ascii="Courier" w:hAnsi="Courier" w:cs="Courier"/>
          <w:color w:val="000000"/>
          <w:sz w:val="20"/>
          <w:szCs w:val="20"/>
          <w:lang w:val="en-US"/>
        </w:rPr>
        <w:t>rdfive</w:t>
      </w:r>
      <w:proofErr w:type="spellEnd"/>
      <w:r>
        <w:rPr>
          <w:rFonts w:ascii="Courier" w:hAnsi="Courier" w:cs="Courier"/>
          <w:color w:val="000000"/>
          <w:sz w:val="20"/>
          <w:szCs w:val="20"/>
          <w:lang w:val="en-US"/>
        </w:rPr>
        <w:t>)+1 : (3*</w:t>
      </w:r>
      <w:proofErr w:type="spellStart"/>
      <w:r>
        <w:rPr>
          <w:rFonts w:ascii="Courier" w:hAnsi="Courier" w:cs="Courier"/>
          <w:color w:val="000000"/>
          <w:sz w:val="20"/>
          <w:szCs w:val="20"/>
          <w:lang w:val="en-US"/>
        </w:rPr>
        <w:t>rdfive</w:t>
      </w:r>
      <w:proofErr w:type="spellEnd"/>
      <w:r>
        <w:rPr>
          <w:rFonts w:ascii="Courier" w:hAnsi="Courier" w:cs="Courier"/>
          <w:color w:val="000000"/>
          <w:sz w:val="20"/>
          <w:szCs w:val="20"/>
          <w:lang w:val="en-US"/>
        </w:rPr>
        <w:t xml:space="preserve">) </w:t>
      </w:r>
    </w:p>
    <w:p w14:paraId="668D72BC"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r>
        <w:rPr>
          <w:rFonts w:ascii="Courier" w:hAnsi="Courier" w:cs="Courier"/>
          <w:color w:val="0000FF"/>
          <w:sz w:val="20"/>
          <w:szCs w:val="20"/>
          <w:lang w:val="en-US"/>
        </w:rPr>
        <w:t>if</w:t>
      </w:r>
      <w:r>
        <w:rPr>
          <w:rFonts w:ascii="Courier" w:hAnsi="Courier" w:cs="Courier"/>
          <w:color w:val="000000"/>
          <w:sz w:val="20"/>
          <w:szCs w:val="20"/>
          <w:lang w:val="en-US"/>
        </w:rPr>
        <w:t xml:space="preserve"> (j == res &amp;&amp; i == ETE)</w:t>
      </w:r>
    </w:p>
    <w:p w14:paraId="5B777322"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r>
        <w:rPr>
          <w:rFonts w:ascii="Courier" w:hAnsi="Courier" w:cs="Courier"/>
          <w:color w:val="228B22"/>
          <w:sz w:val="20"/>
          <w:szCs w:val="20"/>
          <w:lang w:val="en-US"/>
        </w:rPr>
        <w:t xml:space="preserve">% </w:t>
      </w:r>
      <w:proofErr w:type="spellStart"/>
      <w:r>
        <w:rPr>
          <w:rFonts w:ascii="Courier" w:hAnsi="Courier" w:cs="Courier"/>
          <w:color w:val="228B22"/>
          <w:sz w:val="20"/>
          <w:szCs w:val="20"/>
          <w:lang w:val="en-US"/>
        </w:rPr>
        <w:t>phi_ij</w:t>
      </w:r>
      <w:proofErr w:type="spellEnd"/>
      <w:r>
        <w:rPr>
          <w:rFonts w:ascii="Courier" w:hAnsi="Courier" w:cs="Courier"/>
          <w:color w:val="228B22"/>
          <w:sz w:val="20"/>
          <w:szCs w:val="20"/>
          <w:lang w:val="en-US"/>
        </w:rPr>
        <w:t xml:space="preserve"> = </w:t>
      </w:r>
      <w:proofErr w:type="spellStart"/>
      <w:r>
        <w:rPr>
          <w:rFonts w:ascii="Courier" w:hAnsi="Courier" w:cs="Courier"/>
          <w:color w:val="228B22"/>
          <w:sz w:val="20"/>
          <w:szCs w:val="20"/>
          <w:lang w:val="en-US"/>
        </w:rPr>
        <w:t>T_amb</w:t>
      </w:r>
      <w:proofErr w:type="spellEnd"/>
    </w:p>
    <w:p w14:paraId="1088BB38"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p>
    <w:p w14:paraId="6882FAFB"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r>
        <w:rPr>
          <w:rFonts w:ascii="Courier" w:hAnsi="Courier" w:cs="Courier"/>
          <w:color w:val="228B22"/>
          <w:sz w:val="20"/>
          <w:szCs w:val="20"/>
          <w:lang w:val="en-US"/>
        </w:rPr>
        <w:t>% Add coefficients to the A matrix and RHS</w:t>
      </w:r>
    </w:p>
    <w:p w14:paraId="03E34C66"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A(</w:t>
      </w:r>
      <w:proofErr w:type="spellStart"/>
      <w:r>
        <w:rPr>
          <w:rFonts w:ascii="Courier" w:hAnsi="Courier" w:cs="Courier"/>
          <w:color w:val="000000"/>
          <w:sz w:val="20"/>
          <w:szCs w:val="20"/>
          <w:lang w:val="en-US"/>
        </w:rPr>
        <w:t>ij</w:t>
      </w:r>
      <w:proofErr w:type="spellEnd"/>
      <w:r>
        <w:rPr>
          <w:rFonts w:ascii="Courier" w:hAnsi="Courier" w:cs="Courier"/>
          <w:color w:val="000000"/>
          <w:sz w:val="20"/>
          <w:szCs w:val="20"/>
          <w:lang w:val="en-US"/>
        </w:rPr>
        <w:t xml:space="preserve">, </w:t>
      </w:r>
      <w:proofErr w:type="spellStart"/>
      <w:r>
        <w:rPr>
          <w:rFonts w:ascii="Courier" w:hAnsi="Courier" w:cs="Courier"/>
          <w:color w:val="000000"/>
          <w:sz w:val="20"/>
          <w:szCs w:val="20"/>
          <w:lang w:val="en-US"/>
        </w:rPr>
        <w:t>ij</w:t>
      </w:r>
      <w:proofErr w:type="spellEnd"/>
      <w:r>
        <w:rPr>
          <w:rFonts w:ascii="Courier" w:hAnsi="Courier" w:cs="Courier"/>
          <w:color w:val="000000"/>
          <w:sz w:val="20"/>
          <w:szCs w:val="20"/>
          <w:lang w:val="en-US"/>
        </w:rPr>
        <w:t>) = 1;</w:t>
      </w:r>
    </w:p>
    <w:p w14:paraId="41F69708"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b(</w:t>
      </w:r>
      <w:proofErr w:type="spellStart"/>
      <w:r>
        <w:rPr>
          <w:rFonts w:ascii="Courier" w:hAnsi="Courier" w:cs="Courier"/>
          <w:color w:val="000000"/>
          <w:sz w:val="20"/>
          <w:szCs w:val="20"/>
          <w:lang w:val="en-US"/>
        </w:rPr>
        <w:t>ij</w:t>
      </w:r>
      <w:proofErr w:type="spellEnd"/>
      <w:r>
        <w:rPr>
          <w:rFonts w:ascii="Courier" w:hAnsi="Courier" w:cs="Courier"/>
          <w:color w:val="000000"/>
          <w:sz w:val="20"/>
          <w:szCs w:val="20"/>
          <w:lang w:val="en-US"/>
        </w:rPr>
        <w:t xml:space="preserve">) = </w:t>
      </w:r>
      <w:proofErr w:type="spellStart"/>
      <w:r>
        <w:rPr>
          <w:rFonts w:ascii="Courier" w:hAnsi="Courier" w:cs="Courier"/>
          <w:color w:val="000000"/>
          <w:sz w:val="20"/>
          <w:szCs w:val="20"/>
          <w:lang w:val="en-US"/>
        </w:rPr>
        <w:t>T_amb</w:t>
      </w:r>
      <w:proofErr w:type="spellEnd"/>
      <w:r>
        <w:rPr>
          <w:rFonts w:ascii="Courier" w:hAnsi="Courier" w:cs="Courier"/>
          <w:color w:val="000000"/>
          <w:sz w:val="20"/>
          <w:szCs w:val="20"/>
          <w:lang w:val="en-US"/>
        </w:rPr>
        <w:t>;</w:t>
      </w:r>
    </w:p>
    <w:p w14:paraId="2C0CEDAB"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p>
    <w:p w14:paraId="070671D8"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r>
        <w:rPr>
          <w:rFonts w:ascii="Courier" w:hAnsi="Courier" w:cs="Courier"/>
          <w:color w:val="0000FF"/>
          <w:sz w:val="20"/>
          <w:szCs w:val="20"/>
          <w:lang w:val="en-US"/>
        </w:rPr>
        <w:t>end</w:t>
      </w:r>
    </w:p>
    <w:p w14:paraId="1D4A3234"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r>
        <w:rPr>
          <w:rFonts w:ascii="Courier" w:hAnsi="Courier" w:cs="Courier"/>
          <w:color w:val="0000FF"/>
          <w:sz w:val="20"/>
          <w:szCs w:val="20"/>
          <w:lang w:val="en-US"/>
        </w:rPr>
        <w:t>end</w:t>
      </w:r>
    </w:p>
    <w:p w14:paraId="4274BA59"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r>
        <w:rPr>
          <w:rFonts w:ascii="Courier" w:hAnsi="Courier" w:cs="Courier"/>
          <w:color w:val="0000FF"/>
          <w:sz w:val="20"/>
          <w:szCs w:val="20"/>
          <w:lang w:val="en-US"/>
        </w:rPr>
        <w:t>end</w:t>
      </w:r>
      <w:r>
        <w:rPr>
          <w:rFonts w:ascii="Courier" w:hAnsi="Courier" w:cs="Courier"/>
          <w:color w:val="000000"/>
          <w:sz w:val="20"/>
          <w:szCs w:val="20"/>
          <w:lang w:val="en-US"/>
        </w:rPr>
        <w:t xml:space="preserve"> </w:t>
      </w:r>
    </w:p>
    <w:p w14:paraId="131DD0C9" w14:textId="77777777" w:rsidR="0028268A" w:rsidRDefault="0028268A" w:rsidP="0028268A">
      <w:pPr>
        <w:autoSpaceDE w:val="0"/>
        <w:autoSpaceDN w:val="0"/>
        <w:adjustRightInd w:val="0"/>
        <w:rPr>
          <w:rFonts w:ascii="Courier" w:hAnsi="Courier"/>
          <w:lang w:val="en-US"/>
        </w:rPr>
      </w:pPr>
      <w:r>
        <w:rPr>
          <w:rFonts w:ascii="Courier" w:hAnsi="Courier" w:cs="Courier"/>
          <w:color w:val="0000FF"/>
          <w:sz w:val="20"/>
          <w:szCs w:val="20"/>
          <w:lang w:val="en-US"/>
        </w:rPr>
        <w:t>end</w:t>
      </w:r>
    </w:p>
    <w:p w14:paraId="79DF6A6F"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p>
    <w:p w14:paraId="0B03261B" w14:textId="77777777" w:rsidR="0028268A" w:rsidRDefault="0028268A" w:rsidP="0028268A">
      <w:pPr>
        <w:autoSpaceDE w:val="0"/>
        <w:autoSpaceDN w:val="0"/>
        <w:adjustRightInd w:val="0"/>
        <w:rPr>
          <w:rFonts w:ascii="Courier" w:hAnsi="Courier"/>
          <w:lang w:val="en-US"/>
        </w:rPr>
      </w:pPr>
      <w:r>
        <w:rPr>
          <w:rFonts w:ascii="Courier" w:hAnsi="Courier" w:cs="Courier"/>
          <w:color w:val="228B22"/>
          <w:sz w:val="20"/>
          <w:szCs w:val="20"/>
          <w:lang w:val="en-US"/>
        </w:rPr>
        <w:t>%% Solve system</w:t>
      </w:r>
    </w:p>
    <w:p w14:paraId="12D97E01" w14:textId="77777777" w:rsidR="0028268A" w:rsidRDefault="0028268A" w:rsidP="0028268A">
      <w:pPr>
        <w:autoSpaceDE w:val="0"/>
        <w:autoSpaceDN w:val="0"/>
        <w:adjustRightInd w:val="0"/>
        <w:rPr>
          <w:rFonts w:ascii="Courier" w:hAnsi="Courier"/>
          <w:lang w:val="en-US"/>
        </w:rPr>
      </w:pPr>
      <w:r>
        <w:rPr>
          <w:rFonts w:ascii="Courier" w:hAnsi="Courier" w:cs="Courier"/>
          <w:color w:val="228B22"/>
          <w:sz w:val="20"/>
          <w:szCs w:val="20"/>
          <w:lang w:val="en-US"/>
        </w:rPr>
        <w:t>% Use direct solver in MATLAB</w:t>
      </w:r>
    </w:p>
    <w:p w14:paraId="3CC39593"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phi = A \ b;</w:t>
      </w:r>
    </w:p>
    <w:p w14:paraId="364DFE7F"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p>
    <w:p w14:paraId="69291CA9" w14:textId="77777777" w:rsidR="0028268A" w:rsidRDefault="0028268A" w:rsidP="0028268A">
      <w:pPr>
        <w:autoSpaceDE w:val="0"/>
        <w:autoSpaceDN w:val="0"/>
        <w:adjustRightInd w:val="0"/>
        <w:rPr>
          <w:rFonts w:ascii="Courier" w:hAnsi="Courier"/>
          <w:lang w:val="en-US"/>
        </w:rPr>
      </w:pPr>
      <w:r>
        <w:rPr>
          <w:rFonts w:ascii="Courier" w:hAnsi="Courier" w:cs="Courier"/>
          <w:color w:val="228B22"/>
          <w:sz w:val="20"/>
          <w:szCs w:val="20"/>
          <w:lang w:val="en-US"/>
        </w:rPr>
        <w:t>% Reshape 1D results to 2D grid</w:t>
      </w:r>
    </w:p>
    <w:p w14:paraId="693D6705"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lastRenderedPageBreak/>
        <w:t>phi2 = reshape(phi, res, res);</w:t>
      </w:r>
    </w:p>
    <w:p w14:paraId="73A60CAC"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p>
    <w:p w14:paraId="444104DE" w14:textId="77777777" w:rsidR="0028268A" w:rsidRDefault="0028268A" w:rsidP="0028268A">
      <w:pPr>
        <w:autoSpaceDE w:val="0"/>
        <w:autoSpaceDN w:val="0"/>
        <w:adjustRightInd w:val="0"/>
        <w:rPr>
          <w:rFonts w:ascii="Courier" w:hAnsi="Courier"/>
          <w:lang w:val="en-US"/>
        </w:rPr>
      </w:pPr>
      <w:r>
        <w:rPr>
          <w:rFonts w:ascii="Courier" w:hAnsi="Courier" w:cs="Courier"/>
          <w:color w:val="228B22"/>
          <w:sz w:val="20"/>
          <w:szCs w:val="20"/>
          <w:lang w:val="en-US"/>
        </w:rPr>
        <w:t>%% Plot results</w:t>
      </w:r>
    </w:p>
    <w:p w14:paraId="0D647F29"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p>
    <w:p w14:paraId="636EF872" w14:textId="77777777" w:rsidR="0028268A" w:rsidRDefault="0028268A" w:rsidP="0028268A">
      <w:pPr>
        <w:autoSpaceDE w:val="0"/>
        <w:autoSpaceDN w:val="0"/>
        <w:adjustRightInd w:val="0"/>
        <w:rPr>
          <w:rFonts w:ascii="Courier" w:hAnsi="Courier"/>
          <w:lang w:val="en-US"/>
        </w:rPr>
      </w:pPr>
      <w:r>
        <w:rPr>
          <w:rFonts w:ascii="Courier" w:hAnsi="Courier" w:cs="Courier"/>
          <w:color w:val="228B22"/>
          <w:sz w:val="20"/>
          <w:szCs w:val="20"/>
          <w:lang w:val="en-US"/>
        </w:rPr>
        <w:t xml:space="preserve">% Create </w:t>
      </w:r>
      <w:proofErr w:type="spellStart"/>
      <w:r>
        <w:rPr>
          <w:rFonts w:ascii="Courier" w:hAnsi="Courier" w:cs="Courier"/>
          <w:color w:val="228B22"/>
          <w:sz w:val="20"/>
          <w:szCs w:val="20"/>
          <w:lang w:val="en-US"/>
        </w:rPr>
        <w:t>meshgrid</w:t>
      </w:r>
      <w:proofErr w:type="spellEnd"/>
      <w:r>
        <w:rPr>
          <w:rFonts w:ascii="Courier" w:hAnsi="Courier" w:cs="Courier"/>
          <w:color w:val="228B22"/>
          <w:sz w:val="20"/>
          <w:szCs w:val="20"/>
          <w:lang w:val="en-US"/>
        </w:rPr>
        <w:t xml:space="preserve"> of plotting points</w:t>
      </w:r>
    </w:p>
    <w:p w14:paraId="333E223A"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w:t>
      </w:r>
      <w:proofErr w:type="spellStart"/>
      <w:r>
        <w:rPr>
          <w:rFonts w:ascii="Courier" w:hAnsi="Courier" w:cs="Courier"/>
          <w:color w:val="000000"/>
          <w:sz w:val="20"/>
          <w:szCs w:val="20"/>
          <w:lang w:val="en-US"/>
        </w:rPr>
        <w:t>xplot</w:t>
      </w:r>
      <w:proofErr w:type="spellEnd"/>
      <w:r>
        <w:rPr>
          <w:rFonts w:ascii="Courier" w:hAnsi="Courier" w:cs="Courier"/>
          <w:color w:val="000000"/>
          <w:sz w:val="20"/>
          <w:szCs w:val="20"/>
          <w:lang w:val="en-US"/>
        </w:rPr>
        <w:t xml:space="preserve">, </w:t>
      </w:r>
      <w:proofErr w:type="spellStart"/>
      <w:r>
        <w:rPr>
          <w:rFonts w:ascii="Courier" w:hAnsi="Courier" w:cs="Courier"/>
          <w:color w:val="000000"/>
          <w:sz w:val="20"/>
          <w:szCs w:val="20"/>
          <w:lang w:val="en-US"/>
        </w:rPr>
        <w:t>yplot</w:t>
      </w:r>
      <w:proofErr w:type="spellEnd"/>
      <w:r>
        <w:rPr>
          <w:rFonts w:ascii="Courier" w:hAnsi="Courier" w:cs="Courier"/>
          <w:color w:val="000000"/>
          <w:sz w:val="20"/>
          <w:szCs w:val="20"/>
          <w:lang w:val="en-US"/>
        </w:rPr>
        <w:t xml:space="preserve">] = </w:t>
      </w:r>
      <w:proofErr w:type="spellStart"/>
      <w:r>
        <w:rPr>
          <w:rFonts w:ascii="Courier" w:hAnsi="Courier" w:cs="Courier"/>
          <w:color w:val="000000"/>
          <w:sz w:val="20"/>
          <w:szCs w:val="20"/>
          <w:lang w:val="en-US"/>
        </w:rPr>
        <w:t>meshgrid</w:t>
      </w:r>
      <w:proofErr w:type="spellEnd"/>
      <w:r>
        <w:rPr>
          <w:rFonts w:ascii="Courier" w:hAnsi="Courier" w:cs="Courier"/>
          <w:color w:val="000000"/>
          <w:sz w:val="20"/>
          <w:szCs w:val="20"/>
          <w:lang w:val="en-US"/>
        </w:rPr>
        <w:t>(</w:t>
      </w:r>
      <w:proofErr w:type="spellStart"/>
      <w:r>
        <w:rPr>
          <w:rFonts w:ascii="Courier" w:hAnsi="Courier" w:cs="Courier"/>
          <w:color w:val="000000"/>
          <w:sz w:val="20"/>
          <w:szCs w:val="20"/>
          <w:lang w:val="en-US"/>
        </w:rPr>
        <w:t>linspace</w:t>
      </w:r>
      <w:proofErr w:type="spellEnd"/>
      <w:r>
        <w:rPr>
          <w:rFonts w:ascii="Courier" w:hAnsi="Courier" w:cs="Courier"/>
          <w:color w:val="000000"/>
          <w:sz w:val="20"/>
          <w:szCs w:val="20"/>
          <w:lang w:val="en-US"/>
        </w:rPr>
        <w:t xml:space="preserve">(0, L, res), </w:t>
      </w:r>
      <w:proofErr w:type="spellStart"/>
      <w:r>
        <w:rPr>
          <w:rFonts w:ascii="Courier" w:hAnsi="Courier" w:cs="Courier"/>
          <w:color w:val="000000"/>
          <w:sz w:val="20"/>
          <w:szCs w:val="20"/>
          <w:lang w:val="en-US"/>
        </w:rPr>
        <w:t>linspace</w:t>
      </w:r>
      <w:proofErr w:type="spellEnd"/>
      <w:r>
        <w:rPr>
          <w:rFonts w:ascii="Courier" w:hAnsi="Courier" w:cs="Courier"/>
          <w:color w:val="000000"/>
          <w:sz w:val="20"/>
          <w:szCs w:val="20"/>
          <w:lang w:val="en-US"/>
        </w:rPr>
        <w:t>(0, L, res));</w:t>
      </w:r>
    </w:p>
    <w:p w14:paraId="71B3EBBA"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p>
    <w:p w14:paraId="1E67248D" w14:textId="77777777" w:rsidR="0028268A" w:rsidRDefault="0028268A" w:rsidP="0028268A">
      <w:pPr>
        <w:autoSpaceDE w:val="0"/>
        <w:autoSpaceDN w:val="0"/>
        <w:adjustRightInd w:val="0"/>
        <w:rPr>
          <w:rFonts w:ascii="Courier" w:hAnsi="Courier"/>
          <w:lang w:val="en-US"/>
        </w:rPr>
      </w:pPr>
      <w:r>
        <w:rPr>
          <w:rFonts w:ascii="Courier" w:hAnsi="Courier" w:cs="Courier"/>
          <w:color w:val="228B22"/>
          <w:sz w:val="20"/>
          <w:szCs w:val="20"/>
          <w:lang w:val="en-US"/>
        </w:rPr>
        <w:t>% Find Temp Gradient</w:t>
      </w:r>
    </w:p>
    <w:p w14:paraId="75F1F0F0"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w:t>
      </w:r>
      <w:proofErr w:type="spellStart"/>
      <w:r>
        <w:rPr>
          <w:rFonts w:ascii="Courier" w:hAnsi="Courier" w:cs="Courier"/>
          <w:color w:val="000000"/>
          <w:sz w:val="20"/>
          <w:szCs w:val="20"/>
          <w:lang w:val="en-US"/>
        </w:rPr>
        <w:t>ux</w:t>
      </w:r>
      <w:proofErr w:type="spellEnd"/>
      <w:r>
        <w:rPr>
          <w:rFonts w:ascii="Courier" w:hAnsi="Courier" w:cs="Courier"/>
          <w:color w:val="000000"/>
          <w:sz w:val="20"/>
          <w:szCs w:val="20"/>
          <w:lang w:val="en-US"/>
        </w:rPr>
        <w:t xml:space="preserve">, </w:t>
      </w:r>
      <w:proofErr w:type="spellStart"/>
      <w:r>
        <w:rPr>
          <w:rFonts w:ascii="Courier" w:hAnsi="Courier" w:cs="Courier"/>
          <w:color w:val="000000"/>
          <w:sz w:val="20"/>
          <w:szCs w:val="20"/>
          <w:lang w:val="en-US"/>
        </w:rPr>
        <w:t>uy</w:t>
      </w:r>
      <w:proofErr w:type="spellEnd"/>
      <w:r>
        <w:rPr>
          <w:rFonts w:ascii="Courier" w:hAnsi="Courier" w:cs="Courier"/>
          <w:color w:val="000000"/>
          <w:sz w:val="20"/>
          <w:szCs w:val="20"/>
          <w:lang w:val="en-US"/>
        </w:rPr>
        <w:t>] = gradient(phi2);</w:t>
      </w:r>
    </w:p>
    <w:p w14:paraId="5DB51E79" w14:textId="77777777" w:rsidR="0028268A" w:rsidRDefault="0028268A" w:rsidP="0028268A">
      <w:pPr>
        <w:autoSpaceDE w:val="0"/>
        <w:autoSpaceDN w:val="0"/>
        <w:adjustRightInd w:val="0"/>
        <w:rPr>
          <w:rFonts w:ascii="Courier" w:hAnsi="Courier"/>
          <w:lang w:val="en-US"/>
        </w:rPr>
      </w:pPr>
      <w:proofErr w:type="spellStart"/>
      <w:r>
        <w:rPr>
          <w:rFonts w:ascii="Courier" w:hAnsi="Courier" w:cs="Courier"/>
          <w:color w:val="000000"/>
          <w:sz w:val="20"/>
          <w:szCs w:val="20"/>
          <w:lang w:val="en-US"/>
        </w:rPr>
        <w:t>ux</w:t>
      </w:r>
      <w:proofErr w:type="spellEnd"/>
      <w:r>
        <w:rPr>
          <w:rFonts w:ascii="Courier" w:hAnsi="Courier" w:cs="Courier"/>
          <w:color w:val="000000"/>
          <w:sz w:val="20"/>
          <w:szCs w:val="20"/>
          <w:lang w:val="en-US"/>
        </w:rPr>
        <w:t xml:space="preserve"> = -</w:t>
      </w:r>
      <w:proofErr w:type="spellStart"/>
      <w:r>
        <w:rPr>
          <w:rFonts w:ascii="Courier" w:hAnsi="Courier" w:cs="Courier"/>
          <w:color w:val="000000"/>
          <w:sz w:val="20"/>
          <w:szCs w:val="20"/>
          <w:lang w:val="en-US"/>
        </w:rPr>
        <w:t>ux</w:t>
      </w:r>
      <w:proofErr w:type="spellEnd"/>
      <w:r>
        <w:rPr>
          <w:rFonts w:ascii="Courier" w:hAnsi="Courier" w:cs="Courier"/>
          <w:color w:val="000000"/>
          <w:sz w:val="20"/>
          <w:szCs w:val="20"/>
          <w:lang w:val="en-US"/>
        </w:rPr>
        <w:t>;</w:t>
      </w:r>
    </w:p>
    <w:p w14:paraId="085EE865" w14:textId="77777777" w:rsidR="0028268A" w:rsidRDefault="0028268A" w:rsidP="0028268A">
      <w:pPr>
        <w:autoSpaceDE w:val="0"/>
        <w:autoSpaceDN w:val="0"/>
        <w:adjustRightInd w:val="0"/>
        <w:rPr>
          <w:rFonts w:ascii="Courier" w:hAnsi="Courier"/>
          <w:lang w:val="en-US"/>
        </w:rPr>
      </w:pPr>
      <w:proofErr w:type="spellStart"/>
      <w:r>
        <w:rPr>
          <w:rFonts w:ascii="Courier" w:hAnsi="Courier" w:cs="Courier"/>
          <w:color w:val="000000"/>
          <w:sz w:val="20"/>
          <w:szCs w:val="20"/>
          <w:lang w:val="en-US"/>
        </w:rPr>
        <w:t>uy</w:t>
      </w:r>
      <w:proofErr w:type="spellEnd"/>
      <w:r>
        <w:rPr>
          <w:rFonts w:ascii="Courier" w:hAnsi="Courier" w:cs="Courier"/>
          <w:color w:val="000000"/>
          <w:sz w:val="20"/>
          <w:szCs w:val="20"/>
          <w:lang w:val="en-US"/>
        </w:rPr>
        <w:t xml:space="preserve"> = -</w:t>
      </w:r>
      <w:proofErr w:type="spellStart"/>
      <w:r>
        <w:rPr>
          <w:rFonts w:ascii="Courier" w:hAnsi="Courier" w:cs="Courier"/>
          <w:color w:val="000000"/>
          <w:sz w:val="20"/>
          <w:szCs w:val="20"/>
          <w:lang w:val="en-US"/>
        </w:rPr>
        <w:t>uy</w:t>
      </w:r>
      <w:proofErr w:type="spellEnd"/>
      <w:r>
        <w:rPr>
          <w:rFonts w:ascii="Courier" w:hAnsi="Courier" w:cs="Courier"/>
          <w:color w:val="000000"/>
          <w:sz w:val="20"/>
          <w:szCs w:val="20"/>
          <w:lang w:val="en-US"/>
        </w:rPr>
        <w:t>;</w:t>
      </w:r>
    </w:p>
    <w:p w14:paraId="3C061567"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p>
    <w:p w14:paraId="506FD86C"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mag = sqrt(ux.^2 + uy.^2);</w:t>
      </w:r>
    </w:p>
    <w:p w14:paraId="6DCE966D" w14:textId="77777777" w:rsidR="0028268A" w:rsidRDefault="0028268A" w:rsidP="0028268A">
      <w:pPr>
        <w:autoSpaceDE w:val="0"/>
        <w:autoSpaceDN w:val="0"/>
        <w:adjustRightInd w:val="0"/>
        <w:rPr>
          <w:rFonts w:ascii="Courier" w:hAnsi="Courier"/>
          <w:lang w:val="en-US"/>
        </w:rPr>
      </w:pPr>
      <w:proofErr w:type="spellStart"/>
      <w:r>
        <w:rPr>
          <w:rFonts w:ascii="Courier" w:hAnsi="Courier" w:cs="Courier"/>
          <w:color w:val="000000"/>
          <w:sz w:val="20"/>
          <w:szCs w:val="20"/>
          <w:lang w:val="en-US"/>
        </w:rPr>
        <w:t>uxn</w:t>
      </w:r>
      <w:proofErr w:type="spellEnd"/>
      <w:r>
        <w:rPr>
          <w:rFonts w:ascii="Courier" w:hAnsi="Courier" w:cs="Courier"/>
          <w:color w:val="000000"/>
          <w:sz w:val="20"/>
          <w:szCs w:val="20"/>
          <w:lang w:val="en-US"/>
        </w:rPr>
        <w:t xml:space="preserve"> = </w:t>
      </w:r>
      <w:proofErr w:type="spellStart"/>
      <w:r>
        <w:rPr>
          <w:rFonts w:ascii="Courier" w:hAnsi="Courier" w:cs="Courier"/>
          <w:color w:val="000000"/>
          <w:sz w:val="20"/>
          <w:szCs w:val="20"/>
          <w:lang w:val="en-US"/>
        </w:rPr>
        <w:t>ux</w:t>
      </w:r>
      <w:proofErr w:type="spellEnd"/>
      <w:r>
        <w:rPr>
          <w:rFonts w:ascii="Courier" w:hAnsi="Courier" w:cs="Courier"/>
          <w:color w:val="000000"/>
          <w:sz w:val="20"/>
          <w:szCs w:val="20"/>
          <w:lang w:val="en-US"/>
        </w:rPr>
        <w:t xml:space="preserve"> ./ mag;</w:t>
      </w:r>
    </w:p>
    <w:p w14:paraId="296DC2B8" w14:textId="77777777" w:rsidR="0028268A" w:rsidRDefault="0028268A" w:rsidP="0028268A">
      <w:pPr>
        <w:autoSpaceDE w:val="0"/>
        <w:autoSpaceDN w:val="0"/>
        <w:adjustRightInd w:val="0"/>
        <w:rPr>
          <w:rFonts w:ascii="Courier" w:hAnsi="Courier"/>
          <w:lang w:val="en-US"/>
        </w:rPr>
      </w:pPr>
      <w:proofErr w:type="spellStart"/>
      <w:r>
        <w:rPr>
          <w:rFonts w:ascii="Courier" w:hAnsi="Courier" w:cs="Courier"/>
          <w:color w:val="000000"/>
          <w:sz w:val="20"/>
          <w:szCs w:val="20"/>
          <w:lang w:val="en-US"/>
        </w:rPr>
        <w:t>uyn</w:t>
      </w:r>
      <w:proofErr w:type="spellEnd"/>
      <w:r>
        <w:rPr>
          <w:rFonts w:ascii="Courier" w:hAnsi="Courier" w:cs="Courier"/>
          <w:color w:val="000000"/>
          <w:sz w:val="20"/>
          <w:szCs w:val="20"/>
          <w:lang w:val="en-US"/>
        </w:rPr>
        <w:t xml:space="preserve"> = </w:t>
      </w:r>
      <w:proofErr w:type="spellStart"/>
      <w:r>
        <w:rPr>
          <w:rFonts w:ascii="Courier" w:hAnsi="Courier" w:cs="Courier"/>
          <w:color w:val="000000"/>
          <w:sz w:val="20"/>
          <w:szCs w:val="20"/>
          <w:lang w:val="en-US"/>
        </w:rPr>
        <w:t>uy</w:t>
      </w:r>
      <w:proofErr w:type="spellEnd"/>
      <w:r>
        <w:rPr>
          <w:rFonts w:ascii="Courier" w:hAnsi="Courier" w:cs="Courier"/>
          <w:color w:val="000000"/>
          <w:sz w:val="20"/>
          <w:szCs w:val="20"/>
          <w:lang w:val="en-US"/>
        </w:rPr>
        <w:t xml:space="preserve"> ./ mag;</w:t>
      </w:r>
    </w:p>
    <w:p w14:paraId="72D3CEB4"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p>
    <w:p w14:paraId="42ADC2A1"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figure</w:t>
      </w:r>
    </w:p>
    <w:p w14:paraId="1F10826B"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quiver(</w:t>
      </w:r>
      <w:proofErr w:type="spellStart"/>
      <w:r>
        <w:rPr>
          <w:rFonts w:ascii="Courier" w:hAnsi="Courier" w:cs="Courier"/>
          <w:color w:val="000000"/>
          <w:sz w:val="20"/>
          <w:szCs w:val="20"/>
          <w:lang w:val="en-US"/>
        </w:rPr>
        <w:t>xplot</w:t>
      </w:r>
      <w:proofErr w:type="spellEnd"/>
      <w:r>
        <w:rPr>
          <w:rFonts w:ascii="Courier" w:hAnsi="Courier" w:cs="Courier"/>
          <w:color w:val="000000"/>
          <w:sz w:val="20"/>
          <w:szCs w:val="20"/>
          <w:lang w:val="en-US"/>
        </w:rPr>
        <w:t xml:space="preserve">, </w:t>
      </w:r>
      <w:proofErr w:type="spellStart"/>
      <w:r>
        <w:rPr>
          <w:rFonts w:ascii="Courier" w:hAnsi="Courier" w:cs="Courier"/>
          <w:color w:val="000000"/>
          <w:sz w:val="20"/>
          <w:szCs w:val="20"/>
          <w:lang w:val="en-US"/>
        </w:rPr>
        <w:t>yplot</w:t>
      </w:r>
      <w:proofErr w:type="spellEnd"/>
      <w:r>
        <w:rPr>
          <w:rFonts w:ascii="Courier" w:hAnsi="Courier" w:cs="Courier"/>
          <w:color w:val="000000"/>
          <w:sz w:val="20"/>
          <w:szCs w:val="20"/>
          <w:lang w:val="en-US"/>
        </w:rPr>
        <w:t xml:space="preserve">, </w:t>
      </w:r>
      <w:proofErr w:type="spellStart"/>
      <w:r>
        <w:rPr>
          <w:rFonts w:ascii="Courier" w:hAnsi="Courier" w:cs="Courier"/>
          <w:color w:val="000000"/>
          <w:sz w:val="20"/>
          <w:szCs w:val="20"/>
          <w:lang w:val="en-US"/>
        </w:rPr>
        <w:t>uxn</w:t>
      </w:r>
      <w:proofErr w:type="spellEnd"/>
      <w:r>
        <w:rPr>
          <w:rFonts w:ascii="Courier" w:hAnsi="Courier" w:cs="Courier"/>
          <w:color w:val="000000"/>
          <w:sz w:val="20"/>
          <w:szCs w:val="20"/>
          <w:lang w:val="en-US"/>
        </w:rPr>
        <w:t xml:space="preserve">, </w:t>
      </w:r>
      <w:proofErr w:type="spellStart"/>
      <w:r>
        <w:rPr>
          <w:rFonts w:ascii="Courier" w:hAnsi="Courier" w:cs="Courier"/>
          <w:color w:val="000000"/>
          <w:sz w:val="20"/>
          <w:szCs w:val="20"/>
          <w:lang w:val="en-US"/>
        </w:rPr>
        <w:t>uyn</w:t>
      </w:r>
      <w:proofErr w:type="spellEnd"/>
      <w:r>
        <w:rPr>
          <w:rFonts w:ascii="Courier" w:hAnsi="Courier" w:cs="Courier"/>
          <w:color w:val="000000"/>
          <w:sz w:val="20"/>
          <w:szCs w:val="20"/>
          <w:lang w:val="en-US"/>
        </w:rPr>
        <w:t>);</w:t>
      </w:r>
    </w:p>
    <w:p w14:paraId="5767F3E0"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title(</w:t>
      </w:r>
      <w:r>
        <w:rPr>
          <w:rFonts w:ascii="Courier" w:hAnsi="Courier" w:cs="Courier"/>
          <w:color w:val="A020F0"/>
          <w:sz w:val="20"/>
          <w:szCs w:val="20"/>
          <w:lang w:val="en-US"/>
        </w:rPr>
        <w:t>'</w:t>
      </w:r>
      <w:proofErr w:type="spellStart"/>
      <w:r>
        <w:rPr>
          <w:rFonts w:ascii="Courier" w:hAnsi="Courier" w:cs="Courier"/>
          <w:color w:val="A020F0"/>
          <w:sz w:val="20"/>
          <w:szCs w:val="20"/>
          <w:lang w:val="en-US"/>
        </w:rPr>
        <w:t>Normalised</w:t>
      </w:r>
      <w:proofErr w:type="spellEnd"/>
      <w:r>
        <w:rPr>
          <w:rFonts w:ascii="Courier" w:hAnsi="Courier" w:cs="Courier"/>
          <w:color w:val="A020F0"/>
          <w:sz w:val="20"/>
          <w:szCs w:val="20"/>
          <w:lang w:val="en-US"/>
        </w:rPr>
        <w:t xml:space="preserve"> Heat Flux Field'</w:t>
      </w:r>
      <w:r>
        <w:rPr>
          <w:rFonts w:ascii="Courier" w:hAnsi="Courier" w:cs="Courier"/>
          <w:color w:val="000000"/>
          <w:sz w:val="20"/>
          <w:szCs w:val="20"/>
          <w:lang w:val="en-US"/>
        </w:rPr>
        <w:t>,</w:t>
      </w:r>
      <w:r>
        <w:rPr>
          <w:rFonts w:ascii="Courier" w:hAnsi="Courier" w:cs="Courier"/>
          <w:color w:val="A020F0"/>
          <w:sz w:val="20"/>
          <w:szCs w:val="20"/>
          <w:lang w:val="en-US"/>
        </w:rPr>
        <w:t>'interpreter'</w:t>
      </w:r>
      <w:r>
        <w:rPr>
          <w:rFonts w:ascii="Courier" w:hAnsi="Courier" w:cs="Courier"/>
          <w:color w:val="000000"/>
          <w:sz w:val="20"/>
          <w:szCs w:val="20"/>
          <w:lang w:val="en-US"/>
        </w:rPr>
        <w:t>,</w:t>
      </w:r>
      <w:r>
        <w:rPr>
          <w:rFonts w:ascii="Courier" w:hAnsi="Courier" w:cs="Courier"/>
          <w:color w:val="A020F0"/>
          <w:sz w:val="20"/>
          <w:szCs w:val="20"/>
          <w:lang w:val="en-US"/>
        </w:rPr>
        <w:t>'latex'</w:t>
      </w:r>
      <w:r>
        <w:rPr>
          <w:rFonts w:ascii="Courier" w:hAnsi="Courier" w:cs="Courier"/>
          <w:color w:val="000000"/>
          <w:sz w:val="20"/>
          <w:szCs w:val="20"/>
          <w:lang w:val="en-US"/>
        </w:rPr>
        <w:t>,</w:t>
      </w:r>
      <w:r>
        <w:rPr>
          <w:rFonts w:ascii="Courier" w:hAnsi="Courier" w:cs="Courier"/>
          <w:color w:val="A020F0"/>
          <w:sz w:val="20"/>
          <w:szCs w:val="20"/>
          <w:lang w:val="en-US"/>
        </w:rPr>
        <w:t>'Fontsize'</w:t>
      </w:r>
      <w:r>
        <w:rPr>
          <w:rFonts w:ascii="Courier" w:hAnsi="Courier" w:cs="Courier"/>
          <w:color w:val="000000"/>
          <w:sz w:val="20"/>
          <w:szCs w:val="20"/>
          <w:lang w:val="en-US"/>
        </w:rPr>
        <w:t>,14)</w:t>
      </w:r>
    </w:p>
    <w:p w14:paraId="4A03AA45" w14:textId="77777777" w:rsidR="0028268A" w:rsidRDefault="0028268A" w:rsidP="0028268A">
      <w:pPr>
        <w:autoSpaceDE w:val="0"/>
        <w:autoSpaceDN w:val="0"/>
        <w:adjustRightInd w:val="0"/>
        <w:rPr>
          <w:rFonts w:ascii="Courier" w:hAnsi="Courier"/>
          <w:lang w:val="en-US"/>
        </w:rPr>
      </w:pPr>
      <w:proofErr w:type="spellStart"/>
      <w:r>
        <w:rPr>
          <w:rFonts w:ascii="Courier" w:hAnsi="Courier" w:cs="Courier"/>
          <w:color w:val="000000"/>
          <w:sz w:val="20"/>
          <w:szCs w:val="20"/>
          <w:lang w:val="en-US"/>
        </w:rPr>
        <w:t>xlabel</w:t>
      </w:r>
      <w:proofErr w:type="spellEnd"/>
      <w:r>
        <w:rPr>
          <w:rFonts w:ascii="Courier" w:hAnsi="Courier" w:cs="Courier"/>
          <w:color w:val="000000"/>
          <w:sz w:val="20"/>
          <w:szCs w:val="20"/>
          <w:lang w:val="en-US"/>
        </w:rPr>
        <w:t>(</w:t>
      </w:r>
      <w:r>
        <w:rPr>
          <w:rFonts w:ascii="Courier" w:hAnsi="Courier" w:cs="Courier"/>
          <w:color w:val="A020F0"/>
          <w:sz w:val="20"/>
          <w:szCs w:val="20"/>
          <w:lang w:val="en-US"/>
        </w:rPr>
        <w:t>'x'</w:t>
      </w:r>
      <w:r>
        <w:rPr>
          <w:rFonts w:ascii="Courier" w:hAnsi="Courier" w:cs="Courier"/>
          <w:color w:val="000000"/>
          <w:sz w:val="20"/>
          <w:szCs w:val="20"/>
          <w:lang w:val="en-US"/>
        </w:rPr>
        <w:t>,</w:t>
      </w:r>
      <w:r>
        <w:rPr>
          <w:rFonts w:ascii="Courier" w:hAnsi="Courier" w:cs="Courier"/>
          <w:color w:val="A020F0"/>
          <w:sz w:val="20"/>
          <w:szCs w:val="20"/>
          <w:lang w:val="en-US"/>
        </w:rPr>
        <w:t>'interpreter'</w:t>
      </w:r>
      <w:r>
        <w:rPr>
          <w:rFonts w:ascii="Courier" w:hAnsi="Courier" w:cs="Courier"/>
          <w:color w:val="000000"/>
          <w:sz w:val="20"/>
          <w:szCs w:val="20"/>
          <w:lang w:val="en-US"/>
        </w:rPr>
        <w:t>,</w:t>
      </w:r>
      <w:r>
        <w:rPr>
          <w:rFonts w:ascii="Courier" w:hAnsi="Courier" w:cs="Courier"/>
          <w:color w:val="A020F0"/>
          <w:sz w:val="20"/>
          <w:szCs w:val="20"/>
          <w:lang w:val="en-US"/>
        </w:rPr>
        <w:t>'latex'</w:t>
      </w:r>
      <w:r>
        <w:rPr>
          <w:rFonts w:ascii="Courier" w:hAnsi="Courier" w:cs="Courier"/>
          <w:color w:val="000000"/>
          <w:sz w:val="20"/>
          <w:szCs w:val="20"/>
          <w:lang w:val="en-US"/>
        </w:rPr>
        <w:t>,</w:t>
      </w:r>
      <w:r>
        <w:rPr>
          <w:rFonts w:ascii="Courier" w:hAnsi="Courier" w:cs="Courier"/>
          <w:color w:val="A020F0"/>
          <w:sz w:val="20"/>
          <w:szCs w:val="20"/>
          <w:lang w:val="en-US"/>
        </w:rPr>
        <w:t>'Fontsize'</w:t>
      </w:r>
      <w:r>
        <w:rPr>
          <w:rFonts w:ascii="Courier" w:hAnsi="Courier" w:cs="Courier"/>
          <w:color w:val="000000"/>
          <w:sz w:val="20"/>
          <w:szCs w:val="20"/>
          <w:lang w:val="en-US"/>
        </w:rPr>
        <w:t>,14)</w:t>
      </w:r>
    </w:p>
    <w:p w14:paraId="09A8075D" w14:textId="77777777" w:rsidR="0028268A" w:rsidRDefault="0028268A" w:rsidP="0028268A">
      <w:pPr>
        <w:autoSpaceDE w:val="0"/>
        <w:autoSpaceDN w:val="0"/>
        <w:adjustRightInd w:val="0"/>
        <w:rPr>
          <w:rFonts w:ascii="Courier" w:hAnsi="Courier"/>
          <w:lang w:val="en-US"/>
        </w:rPr>
      </w:pPr>
      <w:proofErr w:type="spellStart"/>
      <w:r>
        <w:rPr>
          <w:rFonts w:ascii="Courier" w:hAnsi="Courier" w:cs="Courier"/>
          <w:color w:val="000000"/>
          <w:sz w:val="20"/>
          <w:szCs w:val="20"/>
          <w:lang w:val="en-US"/>
        </w:rPr>
        <w:t>ylabel</w:t>
      </w:r>
      <w:proofErr w:type="spellEnd"/>
      <w:r>
        <w:rPr>
          <w:rFonts w:ascii="Courier" w:hAnsi="Courier" w:cs="Courier"/>
          <w:color w:val="000000"/>
          <w:sz w:val="20"/>
          <w:szCs w:val="20"/>
          <w:lang w:val="en-US"/>
        </w:rPr>
        <w:t>(</w:t>
      </w:r>
      <w:r>
        <w:rPr>
          <w:rFonts w:ascii="Courier" w:hAnsi="Courier" w:cs="Courier"/>
          <w:color w:val="A020F0"/>
          <w:sz w:val="20"/>
          <w:szCs w:val="20"/>
          <w:lang w:val="en-US"/>
        </w:rPr>
        <w:t>'y'</w:t>
      </w:r>
      <w:r>
        <w:rPr>
          <w:rFonts w:ascii="Courier" w:hAnsi="Courier" w:cs="Courier"/>
          <w:color w:val="000000"/>
          <w:sz w:val="20"/>
          <w:szCs w:val="20"/>
          <w:lang w:val="en-US"/>
        </w:rPr>
        <w:t>,</w:t>
      </w:r>
      <w:r>
        <w:rPr>
          <w:rFonts w:ascii="Courier" w:hAnsi="Courier" w:cs="Courier"/>
          <w:color w:val="A020F0"/>
          <w:sz w:val="20"/>
          <w:szCs w:val="20"/>
          <w:lang w:val="en-US"/>
        </w:rPr>
        <w:t>'interpreter'</w:t>
      </w:r>
      <w:r>
        <w:rPr>
          <w:rFonts w:ascii="Courier" w:hAnsi="Courier" w:cs="Courier"/>
          <w:color w:val="000000"/>
          <w:sz w:val="20"/>
          <w:szCs w:val="20"/>
          <w:lang w:val="en-US"/>
        </w:rPr>
        <w:t>,</w:t>
      </w:r>
      <w:r>
        <w:rPr>
          <w:rFonts w:ascii="Courier" w:hAnsi="Courier" w:cs="Courier"/>
          <w:color w:val="A020F0"/>
          <w:sz w:val="20"/>
          <w:szCs w:val="20"/>
          <w:lang w:val="en-US"/>
        </w:rPr>
        <w:t>'latex'</w:t>
      </w:r>
      <w:r>
        <w:rPr>
          <w:rFonts w:ascii="Courier" w:hAnsi="Courier" w:cs="Courier"/>
          <w:color w:val="000000"/>
          <w:sz w:val="20"/>
          <w:szCs w:val="20"/>
          <w:lang w:val="en-US"/>
        </w:rPr>
        <w:t>,</w:t>
      </w:r>
      <w:r>
        <w:rPr>
          <w:rFonts w:ascii="Courier" w:hAnsi="Courier" w:cs="Courier"/>
          <w:color w:val="A020F0"/>
          <w:sz w:val="20"/>
          <w:szCs w:val="20"/>
          <w:lang w:val="en-US"/>
        </w:rPr>
        <w:t>'Fontsize'</w:t>
      </w:r>
      <w:r>
        <w:rPr>
          <w:rFonts w:ascii="Courier" w:hAnsi="Courier" w:cs="Courier"/>
          <w:color w:val="000000"/>
          <w:sz w:val="20"/>
          <w:szCs w:val="20"/>
          <w:lang w:val="en-US"/>
        </w:rPr>
        <w:t>,14)</w:t>
      </w:r>
    </w:p>
    <w:p w14:paraId="0E2F3CA7"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axis </w:t>
      </w:r>
      <w:r>
        <w:rPr>
          <w:rFonts w:ascii="Courier" w:hAnsi="Courier" w:cs="Courier"/>
          <w:color w:val="A020F0"/>
          <w:sz w:val="20"/>
          <w:szCs w:val="20"/>
          <w:lang w:val="en-US"/>
        </w:rPr>
        <w:t>equal</w:t>
      </w:r>
    </w:p>
    <w:p w14:paraId="4536792E"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axis </w:t>
      </w:r>
      <w:r>
        <w:rPr>
          <w:rFonts w:ascii="Courier" w:hAnsi="Courier" w:cs="Courier"/>
          <w:color w:val="A020F0"/>
          <w:sz w:val="20"/>
          <w:szCs w:val="20"/>
          <w:lang w:val="en-US"/>
        </w:rPr>
        <w:t>tight</w:t>
      </w:r>
    </w:p>
    <w:p w14:paraId="55D3C17C"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 </w:t>
      </w:r>
    </w:p>
    <w:p w14:paraId="37B2A1D7"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figure</w:t>
      </w:r>
    </w:p>
    <w:p w14:paraId="5AF78F3E" w14:textId="77777777" w:rsidR="0028268A" w:rsidRDefault="0028268A" w:rsidP="0028268A">
      <w:pPr>
        <w:autoSpaceDE w:val="0"/>
        <w:autoSpaceDN w:val="0"/>
        <w:adjustRightInd w:val="0"/>
        <w:rPr>
          <w:rFonts w:ascii="Courier" w:hAnsi="Courier"/>
          <w:lang w:val="en-US"/>
        </w:rPr>
      </w:pPr>
      <w:proofErr w:type="spellStart"/>
      <w:r>
        <w:rPr>
          <w:rFonts w:ascii="Courier" w:hAnsi="Courier" w:cs="Courier"/>
          <w:color w:val="000000"/>
          <w:sz w:val="20"/>
          <w:szCs w:val="20"/>
          <w:lang w:val="en-US"/>
        </w:rPr>
        <w:t>contourf</w:t>
      </w:r>
      <w:proofErr w:type="spellEnd"/>
      <w:r>
        <w:rPr>
          <w:rFonts w:ascii="Courier" w:hAnsi="Courier" w:cs="Courier"/>
          <w:color w:val="000000"/>
          <w:sz w:val="20"/>
          <w:szCs w:val="20"/>
          <w:lang w:val="en-US"/>
        </w:rPr>
        <w:t>(</w:t>
      </w:r>
      <w:proofErr w:type="spellStart"/>
      <w:r>
        <w:rPr>
          <w:rFonts w:ascii="Courier" w:hAnsi="Courier" w:cs="Courier"/>
          <w:color w:val="000000"/>
          <w:sz w:val="20"/>
          <w:szCs w:val="20"/>
          <w:lang w:val="en-US"/>
        </w:rPr>
        <w:t>xplot</w:t>
      </w:r>
      <w:proofErr w:type="spellEnd"/>
      <w:r>
        <w:rPr>
          <w:rFonts w:ascii="Courier" w:hAnsi="Courier" w:cs="Courier"/>
          <w:color w:val="000000"/>
          <w:sz w:val="20"/>
          <w:szCs w:val="20"/>
          <w:lang w:val="en-US"/>
        </w:rPr>
        <w:t xml:space="preserve">, </w:t>
      </w:r>
      <w:proofErr w:type="spellStart"/>
      <w:r>
        <w:rPr>
          <w:rFonts w:ascii="Courier" w:hAnsi="Courier" w:cs="Courier"/>
          <w:color w:val="000000"/>
          <w:sz w:val="20"/>
          <w:szCs w:val="20"/>
          <w:lang w:val="en-US"/>
        </w:rPr>
        <w:t>yplot</w:t>
      </w:r>
      <w:proofErr w:type="spellEnd"/>
      <w:r>
        <w:rPr>
          <w:rFonts w:ascii="Courier" w:hAnsi="Courier" w:cs="Courier"/>
          <w:color w:val="000000"/>
          <w:sz w:val="20"/>
          <w:szCs w:val="20"/>
          <w:lang w:val="en-US"/>
        </w:rPr>
        <w:t>, phi2);</w:t>
      </w:r>
    </w:p>
    <w:p w14:paraId="663F2B11" w14:textId="77777777" w:rsidR="0028268A" w:rsidRDefault="0028268A" w:rsidP="0028268A">
      <w:pPr>
        <w:autoSpaceDE w:val="0"/>
        <w:autoSpaceDN w:val="0"/>
        <w:adjustRightInd w:val="0"/>
        <w:rPr>
          <w:rFonts w:ascii="Courier" w:hAnsi="Courier"/>
          <w:lang w:val="en-US"/>
        </w:rPr>
      </w:pPr>
      <w:proofErr w:type="spellStart"/>
      <w:r>
        <w:rPr>
          <w:rFonts w:ascii="Courier" w:hAnsi="Courier" w:cs="Courier"/>
          <w:color w:val="000000"/>
          <w:sz w:val="20"/>
          <w:szCs w:val="20"/>
          <w:lang w:val="en-US"/>
        </w:rPr>
        <w:t>colorbar</w:t>
      </w:r>
      <w:proofErr w:type="spellEnd"/>
    </w:p>
    <w:p w14:paraId="20641A72"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colormap(hot)</w:t>
      </w:r>
    </w:p>
    <w:p w14:paraId="3B575723"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title(</w:t>
      </w:r>
      <w:r>
        <w:rPr>
          <w:rFonts w:ascii="Courier" w:hAnsi="Courier" w:cs="Courier"/>
          <w:color w:val="A020F0"/>
          <w:sz w:val="20"/>
          <w:szCs w:val="20"/>
          <w:lang w:val="en-US"/>
        </w:rPr>
        <w:t xml:space="preserve">'Solution to </w:t>
      </w:r>
      <w:proofErr w:type="spellStart"/>
      <w:r>
        <w:rPr>
          <w:rFonts w:ascii="Courier" w:hAnsi="Courier" w:cs="Courier"/>
          <w:color w:val="A020F0"/>
          <w:sz w:val="20"/>
          <w:szCs w:val="20"/>
          <w:lang w:val="en-US"/>
        </w:rPr>
        <w:t>Laplace''s</w:t>
      </w:r>
      <w:proofErr w:type="spellEnd"/>
      <w:r>
        <w:rPr>
          <w:rFonts w:ascii="Courier" w:hAnsi="Courier" w:cs="Courier"/>
          <w:color w:val="A020F0"/>
          <w:sz w:val="20"/>
          <w:szCs w:val="20"/>
          <w:lang w:val="en-US"/>
        </w:rPr>
        <w:t xml:space="preserve"> Equation'</w:t>
      </w:r>
      <w:r>
        <w:rPr>
          <w:rFonts w:ascii="Courier" w:hAnsi="Courier" w:cs="Courier"/>
          <w:color w:val="000000"/>
          <w:sz w:val="20"/>
          <w:szCs w:val="20"/>
          <w:lang w:val="en-US"/>
        </w:rPr>
        <w:t>,</w:t>
      </w:r>
      <w:r>
        <w:rPr>
          <w:rFonts w:ascii="Courier" w:hAnsi="Courier" w:cs="Courier"/>
          <w:color w:val="A020F0"/>
          <w:sz w:val="20"/>
          <w:szCs w:val="20"/>
          <w:lang w:val="en-US"/>
        </w:rPr>
        <w:t>'interpreter'</w:t>
      </w:r>
      <w:r>
        <w:rPr>
          <w:rFonts w:ascii="Courier" w:hAnsi="Courier" w:cs="Courier"/>
          <w:color w:val="000000"/>
          <w:sz w:val="20"/>
          <w:szCs w:val="20"/>
          <w:lang w:val="en-US"/>
        </w:rPr>
        <w:t>,</w:t>
      </w:r>
      <w:r>
        <w:rPr>
          <w:rFonts w:ascii="Courier" w:hAnsi="Courier" w:cs="Courier"/>
          <w:color w:val="A020F0"/>
          <w:sz w:val="20"/>
          <w:szCs w:val="20"/>
          <w:lang w:val="en-US"/>
        </w:rPr>
        <w:t>'latex'</w:t>
      </w:r>
      <w:r>
        <w:rPr>
          <w:rFonts w:ascii="Courier" w:hAnsi="Courier" w:cs="Courier"/>
          <w:color w:val="000000"/>
          <w:sz w:val="20"/>
          <w:szCs w:val="20"/>
          <w:lang w:val="en-US"/>
        </w:rPr>
        <w:t>,</w:t>
      </w:r>
      <w:r>
        <w:rPr>
          <w:rFonts w:ascii="Courier" w:hAnsi="Courier" w:cs="Courier"/>
          <w:color w:val="A020F0"/>
          <w:sz w:val="20"/>
          <w:szCs w:val="20"/>
          <w:lang w:val="en-US"/>
        </w:rPr>
        <w:t>'Fontsize'</w:t>
      </w:r>
      <w:r>
        <w:rPr>
          <w:rFonts w:ascii="Courier" w:hAnsi="Courier" w:cs="Courier"/>
          <w:color w:val="000000"/>
          <w:sz w:val="20"/>
          <w:szCs w:val="20"/>
          <w:lang w:val="en-US"/>
        </w:rPr>
        <w:t>,14)</w:t>
      </w:r>
    </w:p>
    <w:p w14:paraId="20B6BDBF" w14:textId="77777777" w:rsidR="0028268A" w:rsidRDefault="0028268A" w:rsidP="0028268A">
      <w:pPr>
        <w:autoSpaceDE w:val="0"/>
        <w:autoSpaceDN w:val="0"/>
        <w:adjustRightInd w:val="0"/>
        <w:rPr>
          <w:rFonts w:ascii="Courier" w:hAnsi="Courier"/>
          <w:lang w:val="en-US"/>
        </w:rPr>
      </w:pPr>
      <w:proofErr w:type="spellStart"/>
      <w:r>
        <w:rPr>
          <w:rFonts w:ascii="Courier" w:hAnsi="Courier" w:cs="Courier"/>
          <w:color w:val="000000"/>
          <w:sz w:val="20"/>
          <w:szCs w:val="20"/>
          <w:lang w:val="en-US"/>
        </w:rPr>
        <w:t>xlabel</w:t>
      </w:r>
      <w:proofErr w:type="spellEnd"/>
      <w:r>
        <w:rPr>
          <w:rFonts w:ascii="Courier" w:hAnsi="Courier" w:cs="Courier"/>
          <w:color w:val="000000"/>
          <w:sz w:val="20"/>
          <w:szCs w:val="20"/>
          <w:lang w:val="en-US"/>
        </w:rPr>
        <w:t>(</w:t>
      </w:r>
      <w:r>
        <w:rPr>
          <w:rFonts w:ascii="Courier" w:hAnsi="Courier" w:cs="Courier"/>
          <w:color w:val="A020F0"/>
          <w:sz w:val="20"/>
          <w:szCs w:val="20"/>
          <w:lang w:val="en-US"/>
        </w:rPr>
        <w:t>'x'</w:t>
      </w:r>
      <w:r>
        <w:rPr>
          <w:rFonts w:ascii="Courier" w:hAnsi="Courier" w:cs="Courier"/>
          <w:color w:val="000000"/>
          <w:sz w:val="20"/>
          <w:szCs w:val="20"/>
          <w:lang w:val="en-US"/>
        </w:rPr>
        <w:t>,</w:t>
      </w:r>
      <w:r>
        <w:rPr>
          <w:rFonts w:ascii="Courier" w:hAnsi="Courier" w:cs="Courier"/>
          <w:color w:val="A020F0"/>
          <w:sz w:val="20"/>
          <w:szCs w:val="20"/>
          <w:lang w:val="en-US"/>
        </w:rPr>
        <w:t>'interpreter'</w:t>
      </w:r>
      <w:r>
        <w:rPr>
          <w:rFonts w:ascii="Courier" w:hAnsi="Courier" w:cs="Courier"/>
          <w:color w:val="000000"/>
          <w:sz w:val="20"/>
          <w:szCs w:val="20"/>
          <w:lang w:val="en-US"/>
        </w:rPr>
        <w:t>,</w:t>
      </w:r>
      <w:r>
        <w:rPr>
          <w:rFonts w:ascii="Courier" w:hAnsi="Courier" w:cs="Courier"/>
          <w:color w:val="A020F0"/>
          <w:sz w:val="20"/>
          <w:szCs w:val="20"/>
          <w:lang w:val="en-US"/>
        </w:rPr>
        <w:t>'latex'</w:t>
      </w:r>
      <w:r>
        <w:rPr>
          <w:rFonts w:ascii="Courier" w:hAnsi="Courier" w:cs="Courier"/>
          <w:color w:val="000000"/>
          <w:sz w:val="20"/>
          <w:szCs w:val="20"/>
          <w:lang w:val="en-US"/>
        </w:rPr>
        <w:t>,</w:t>
      </w:r>
      <w:r>
        <w:rPr>
          <w:rFonts w:ascii="Courier" w:hAnsi="Courier" w:cs="Courier"/>
          <w:color w:val="A020F0"/>
          <w:sz w:val="20"/>
          <w:szCs w:val="20"/>
          <w:lang w:val="en-US"/>
        </w:rPr>
        <w:t>'Fontsize'</w:t>
      </w:r>
      <w:r>
        <w:rPr>
          <w:rFonts w:ascii="Courier" w:hAnsi="Courier" w:cs="Courier"/>
          <w:color w:val="000000"/>
          <w:sz w:val="20"/>
          <w:szCs w:val="20"/>
          <w:lang w:val="en-US"/>
        </w:rPr>
        <w:t>,14)</w:t>
      </w:r>
    </w:p>
    <w:p w14:paraId="1D9A0EAC" w14:textId="77777777" w:rsidR="0028268A" w:rsidRDefault="0028268A" w:rsidP="0028268A">
      <w:pPr>
        <w:autoSpaceDE w:val="0"/>
        <w:autoSpaceDN w:val="0"/>
        <w:adjustRightInd w:val="0"/>
        <w:rPr>
          <w:rFonts w:ascii="Courier" w:hAnsi="Courier"/>
          <w:lang w:val="en-US"/>
        </w:rPr>
      </w:pPr>
      <w:proofErr w:type="spellStart"/>
      <w:r>
        <w:rPr>
          <w:rFonts w:ascii="Courier" w:hAnsi="Courier" w:cs="Courier"/>
          <w:color w:val="000000"/>
          <w:sz w:val="20"/>
          <w:szCs w:val="20"/>
          <w:lang w:val="en-US"/>
        </w:rPr>
        <w:t>ylabel</w:t>
      </w:r>
      <w:proofErr w:type="spellEnd"/>
      <w:r>
        <w:rPr>
          <w:rFonts w:ascii="Courier" w:hAnsi="Courier" w:cs="Courier"/>
          <w:color w:val="000000"/>
          <w:sz w:val="20"/>
          <w:szCs w:val="20"/>
          <w:lang w:val="en-US"/>
        </w:rPr>
        <w:t>(</w:t>
      </w:r>
      <w:r>
        <w:rPr>
          <w:rFonts w:ascii="Courier" w:hAnsi="Courier" w:cs="Courier"/>
          <w:color w:val="A020F0"/>
          <w:sz w:val="20"/>
          <w:szCs w:val="20"/>
          <w:lang w:val="en-US"/>
        </w:rPr>
        <w:t>'y'</w:t>
      </w:r>
      <w:r>
        <w:rPr>
          <w:rFonts w:ascii="Courier" w:hAnsi="Courier" w:cs="Courier"/>
          <w:color w:val="000000"/>
          <w:sz w:val="20"/>
          <w:szCs w:val="20"/>
          <w:lang w:val="en-US"/>
        </w:rPr>
        <w:t>,</w:t>
      </w:r>
      <w:r>
        <w:rPr>
          <w:rFonts w:ascii="Courier" w:hAnsi="Courier" w:cs="Courier"/>
          <w:color w:val="A020F0"/>
          <w:sz w:val="20"/>
          <w:szCs w:val="20"/>
          <w:lang w:val="en-US"/>
        </w:rPr>
        <w:t>'interpreter'</w:t>
      </w:r>
      <w:r>
        <w:rPr>
          <w:rFonts w:ascii="Courier" w:hAnsi="Courier" w:cs="Courier"/>
          <w:color w:val="000000"/>
          <w:sz w:val="20"/>
          <w:szCs w:val="20"/>
          <w:lang w:val="en-US"/>
        </w:rPr>
        <w:t>,</w:t>
      </w:r>
      <w:r>
        <w:rPr>
          <w:rFonts w:ascii="Courier" w:hAnsi="Courier" w:cs="Courier"/>
          <w:color w:val="A020F0"/>
          <w:sz w:val="20"/>
          <w:szCs w:val="20"/>
          <w:lang w:val="en-US"/>
        </w:rPr>
        <w:t>'latex'</w:t>
      </w:r>
      <w:r>
        <w:rPr>
          <w:rFonts w:ascii="Courier" w:hAnsi="Courier" w:cs="Courier"/>
          <w:color w:val="000000"/>
          <w:sz w:val="20"/>
          <w:szCs w:val="20"/>
          <w:lang w:val="en-US"/>
        </w:rPr>
        <w:t>,</w:t>
      </w:r>
      <w:r>
        <w:rPr>
          <w:rFonts w:ascii="Courier" w:hAnsi="Courier" w:cs="Courier"/>
          <w:color w:val="A020F0"/>
          <w:sz w:val="20"/>
          <w:szCs w:val="20"/>
          <w:lang w:val="en-US"/>
        </w:rPr>
        <w:t>'Fontsize'</w:t>
      </w:r>
      <w:r>
        <w:rPr>
          <w:rFonts w:ascii="Courier" w:hAnsi="Courier" w:cs="Courier"/>
          <w:color w:val="000000"/>
          <w:sz w:val="20"/>
          <w:szCs w:val="20"/>
          <w:lang w:val="en-US"/>
        </w:rPr>
        <w:t>,14)</w:t>
      </w:r>
    </w:p>
    <w:p w14:paraId="3A319E7F" w14:textId="77777777" w:rsidR="0028268A" w:rsidRDefault="0028268A" w:rsidP="0028268A">
      <w:pPr>
        <w:autoSpaceDE w:val="0"/>
        <w:autoSpaceDN w:val="0"/>
        <w:adjustRightInd w:val="0"/>
        <w:rPr>
          <w:rFonts w:ascii="Courier" w:hAnsi="Courier"/>
          <w:lang w:val="en-US"/>
        </w:rPr>
      </w:pPr>
      <w:proofErr w:type="spellStart"/>
      <w:r>
        <w:rPr>
          <w:rFonts w:ascii="Courier" w:hAnsi="Courier" w:cs="Courier"/>
          <w:color w:val="000000"/>
          <w:sz w:val="20"/>
          <w:szCs w:val="20"/>
          <w:lang w:val="en-US"/>
        </w:rPr>
        <w:t>hcb</w:t>
      </w:r>
      <w:proofErr w:type="spellEnd"/>
      <w:r>
        <w:rPr>
          <w:rFonts w:ascii="Courier" w:hAnsi="Courier" w:cs="Courier"/>
          <w:color w:val="000000"/>
          <w:sz w:val="20"/>
          <w:szCs w:val="20"/>
          <w:lang w:val="en-US"/>
        </w:rPr>
        <w:t>=</w:t>
      </w:r>
      <w:proofErr w:type="spellStart"/>
      <w:r>
        <w:rPr>
          <w:rFonts w:ascii="Courier" w:hAnsi="Courier" w:cs="Courier"/>
          <w:color w:val="000000"/>
          <w:sz w:val="20"/>
          <w:szCs w:val="20"/>
          <w:lang w:val="en-US"/>
        </w:rPr>
        <w:t>colorbar</w:t>
      </w:r>
      <w:proofErr w:type="spellEnd"/>
      <w:r>
        <w:rPr>
          <w:rFonts w:ascii="Courier" w:hAnsi="Courier" w:cs="Courier"/>
          <w:color w:val="000000"/>
          <w:sz w:val="20"/>
          <w:szCs w:val="20"/>
          <w:lang w:val="en-US"/>
        </w:rPr>
        <w:t>;</w:t>
      </w:r>
    </w:p>
    <w:p w14:paraId="1C9A48F4"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title(hcb,</w:t>
      </w:r>
      <w:r>
        <w:rPr>
          <w:rFonts w:ascii="Courier" w:hAnsi="Courier" w:cs="Courier"/>
          <w:color w:val="A020F0"/>
          <w:sz w:val="20"/>
          <w:szCs w:val="20"/>
          <w:lang w:val="en-US"/>
        </w:rPr>
        <w:t>'Temperature'</w:t>
      </w:r>
      <w:r>
        <w:rPr>
          <w:rFonts w:ascii="Courier" w:hAnsi="Courier" w:cs="Courier"/>
          <w:color w:val="000000"/>
          <w:sz w:val="20"/>
          <w:szCs w:val="20"/>
          <w:lang w:val="en-US"/>
        </w:rPr>
        <w:t>,</w:t>
      </w:r>
      <w:r>
        <w:rPr>
          <w:rFonts w:ascii="Courier" w:hAnsi="Courier" w:cs="Courier"/>
          <w:color w:val="A020F0"/>
          <w:sz w:val="20"/>
          <w:szCs w:val="20"/>
          <w:lang w:val="en-US"/>
        </w:rPr>
        <w:t>'interpreter'</w:t>
      </w:r>
      <w:r>
        <w:rPr>
          <w:rFonts w:ascii="Courier" w:hAnsi="Courier" w:cs="Courier"/>
          <w:color w:val="000000"/>
          <w:sz w:val="20"/>
          <w:szCs w:val="20"/>
          <w:lang w:val="en-US"/>
        </w:rPr>
        <w:t>,</w:t>
      </w:r>
      <w:r>
        <w:rPr>
          <w:rFonts w:ascii="Courier" w:hAnsi="Courier" w:cs="Courier"/>
          <w:color w:val="A020F0"/>
          <w:sz w:val="20"/>
          <w:szCs w:val="20"/>
          <w:lang w:val="en-US"/>
        </w:rPr>
        <w:t>'latex'</w:t>
      </w:r>
      <w:r>
        <w:rPr>
          <w:rFonts w:ascii="Courier" w:hAnsi="Courier" w:cs="Courier"/>
          <w:color w:val="000000"/>
          <w:sz w:val="20"/>
          <w:szCs w:val="20"/>
          <w:lang w:val="en-US"/>
        </w:rPr>
        <w:t>,</w:t>
      </w:r>
      <w:r>
        <w:rPr>
          <w:rFonts w:ascii="Courier" w:hAnsi="Courier" w:cs="Courier"/>
          <w:color w:val="A020F0"/>
          <w:sz w:val="20"/>
          <w:szCs w:val="20"/>
          <w:lang w:val="en-US"/>
        </w:rPr>
        <w:t>'Fontsize'</w:t>
      </w:r>
      <w:r>
        <w:rPr>
          <w:rFonts w:ascii="Courier" w:hAnsi="Courier" w:cs="Courier"/>
          <w:color w:val="000000"/>
          <w:sz w:val="20"/>
          <w:szCs w:val="20"/>
          <w:lang w:val="en-US"/>
        </w:rPr>
        <w:t>,10)</w:t>
      </w:r>
    </w:p>
    <w:p w14:paraId="65ED71CF"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view(2)</w:t>
      </w:r>
    </w:p>
    <w:p w14:paraId="613402BD"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axis </w:t>
      </w:r>
      <w:r>
        <w:rPr>
          <w:rFonts w:ascii="Courier" w:hAnsi="Courier" w:cs="Courier"/>
          <w:color w:val="A020F0"/>
          <w:sz w:val="20"/>
          <w:szCs w:val="20"/>
          <w:lang w:val="en-US"/>
        </w:rPr>
        <w:t>equal</w:t>
      </w:r>
    </w:p>
    <w:p w14:paraId="235A061F" w14:textId="77777777" w:rsidR="0028268A" w:rsidRDefault="0028268A" w:rsidP="0028268A">
      <w:pPr>
        <w:autoSpaceDE w:val="0"/>
        <w:autoSpaceDN w:val="0"/>
        <w:adjustRightInd w:val="0"/>
        <w:rPr>
          <w:rFonts w:ascii="Courier" w:hAnsi="Courier"/>
          <w:lang w:val="en-US"/>
        </w:rPr>
      </w:pPr>
      <w:r>
        <w:rPr>
          <w:rFonts w:ascii="Courier" w:hAnsi="Courier" w:cs="Courier"/>
          <w:color w:val="000000"/>
          <w:sz w:val="20"/>
          <w:szCs w:val="20"/>
          <w:lang w:val="en-US"/>
        </w:rPr>
        <w:t xml:space="preserve">axis </w:t>
      </w:r>
      <w:r>
        <w:rPr>
          <w:rFonts w:ascii="Courier" w:hAnsi="Courier" w:cs="Courier"/>
          <w:color w:val="A020F0"/>
          <w:sz w:val="20"/>
          <w:szCs w:val="20"/>
          <w:lang w:val="en-US"/>
        </w:rPr>
        <w:t>tight</w:t>
      </w:r>
    </w:p>
    <w:p w14:paraId="67A661D4" w14:textId="77777777" w:rsidR="00D653EE" w:rsidRPr="00D653EE" w:rsidRDefault="00D653EE" w:rsidP="00D653EE">
      <w:pPr>
        <w:autoSpaceDE w:val="0"/>
        <w:autoSpaceDN w:val="0"/>
        <w:adjustRightInd w:val="0"/>
        <w:rPr>
          <w:rFonts w:ascii="Courier" w:hAnsi="Courier"/>
          <w:lang w:val="en-US"/>
        </w:rPr>
      </w:pPr>
    </w:p>
    <w:p w14:paraId="3DF29BE8" w14:textId="2E5BAA51" w:rsidR="00D653EE" w:rsidRDefault="00D653EE" w:rsidP="00D653EE">
      <w:pPr>
        <w:pStyle w:val="Heading2"/>
      </w:pPr>
      <w:bookmarkStart w:id="62" w:name="_Toc24206598"/>
      <w:r>
        <w:t xml:space="preserve">Appendix 2: MATLAB Testing </w:t>
      </w:r>
      <w:r w:rsidR="005808FE">
        <w:t>Schedule</w:t>
      </w:r>
      <w:r>
        <w:t xml:space="preserve"> code</w:t>
      </w:r>
      <w:bookmarkEnd w:id="62"/>
    </w:p>
    <w:p w14:paraId="7B8D4099" w14:textId="77777777" w:rsidR="005808FE" w:rsidRPr="005808FE" w:rsidRDefault="005808FE" w:rsidP="005808FE"/>
    <w:p w14:paraId="38065DC1" w14:textId="77777777" w:rsidR="00D653EE" w:rsidRDefault="00D653EE" w:rsidP="00D653EE">
      <w:pPr>
        <w:autoSpaceDE w:val="0"/>
        <w:autoSpaceDN w:val="0"/>
        <w:adjustRightInd w:val="0"/>
        <w:rPr>
          <w:rFonts w:ascii="Courier" w:hAnsi="Courier"/>
          <w:lang w:val="en-US"/>
        </w:rPr>
      </w:pPr>
      <w:r>
        <w:rPr>
          <w:rFonts w:ascii="Courier" w:hAnsi="Courier" w:cs="Courier"/>
          <w:color w:val="228B22"/>
          <w:sz w:val="20"/>
          <w:szCs w:val="20"/>
          <w:lang w:val="en-US"/>
        </w:rPr>
        <w:t>% Test time length</w:t>
      </w:r>
    </w:p>
    <w:p w14:paraId="67478655" w14:textId="77777777" w:rsidR="00D653EE" w:rsidRDefault="00D653EE" w:rsidP="00D653EE">
      <w:pPr>
        <w:autoSpaceDE w:val="0"/>
        <w:autoSpaceDN w:val="0"/>
        <w:adjustRightInd w:val="0"/>
        <w:rPr>
          <w:rFonts w:ascii="Courier" w:hAnsi="Courier"/>
          <w:lang w:val="en-US"/>
        </w:rPr>
      </w:pPr>
      <w:proofErr w:type="spellStart"/>
      <w:r>
        <w:rPr>
          <w:rFonts w:ascii="Courier" w:hAnsi="Courier" w:cs="Courier"/>
          <w:color w:val="000000"/>
          <w:sz w:val="20"/>
          <w:szCs w:val="20"/>
          <w:lang w:val="en-US"/>
        </w:rPr>
        <w:t>tfinal</w:t>
      </w:r>
      <w:proofErr w:type="spellEnd"/>
      <w:r>
        <w:rPr>
          <w:rFonts w:ascii="Courier" w:hAnsi="Courier" w:cs="Courier"/>
          <w:color w:val="000000"/>
          <w:sz w:val="20"/>
          <w:szCs w:val="20"/>
          <w:lang w:val="en-US"/>
        </w:rPr>
        <w:t xml:space="preserve"> = 540;  </w:t>
      </w:r>
      <w:r>
        <w:rPr>
          <w:rFonts w:ascii="Courier" w:hAnsi="Courier" w:cs="Courier"/>
          <w:color w:val="228B22"/>
          <w:sz w:val="20"/>
          <w:szCs w:val="20"/>
          <w:lang w:val="en-US"/>
        </w:rPr>
        <w:t>%mins</w:t>
      </w:r>
    </w:p>
    <w:p w14:paraId="3DF9672F" w14:textId="77777777" w:rsidR="00D653EE" w:rsidRDefault="00D653EE" w:rsidP="00D653EE">
      <w:pPr>
        <w:autoSpaceDE w:val="0"/>
        <w:autoSpaceDN w:val="0"/>
        <w:adjustRightInd w:val="0"/>
        <w:rPr>
          <w:rFonts w:ascii="Courier" w:hAnsi="Courier"/>
          <w:lang w:val="en-US"/>
        </w:rPr>
      </w:pPr>
      <w:r>
        <w:rPr>
          <w:rFonts w:ascii="Courier" w:hAnsi="Courier" w:cs="Courier"/>
          <w:color w:val="000000"/>
          <w:sz w:val="20"/>
          <w:szCs w:val="20"/>
          <w:lang w:val="en-US"/>
        </w:rPr>
        <w:t>time = 1:tfinal;</w:t>
      </w:r>
    </w:p>
    <w:p w14:paraId="23F85D07" w14:textId="77777777" w:rsidR="00D653EE" w:rsidRDefault="00D653EE" w:rsidP="00D653EE">
      <w:pPr>
        <w:autoSpaceDE w:val="0"/>
        <w:autoSpaceDN w:val="0"/>
        <w:adjustRightInd w:val="0"/>
        <w:rPr>
          <w:rFonts w:ascii="Courier" w:hAnsi="Courier"/>
          <w:lang w:val="en-US"/>
        </w:rPr>
      </w:pPr>
      <w:r>
        <w:rPr>
          <w:rFonts w:ascii="Courier" w:hAnsi="Courier" w:cs="Courier"/>
          <w:color w:val="000000"/>
          <w:sz w:val="20"/>
          <w:szCs w:val="20"/>
          <w:lang w:val="en-US"/>
        </w:rPr>
        <w:t>I = size(time);</w:t>
      </w:r>
    </w:p>
    <w:p w14:paraId="0A159F0D" w14:textId="77777777" w:rsidR="00D653EE" w:rsidRDefault="00D653EE" w:rsidP="00D653EE">
      <w:pPr>
        <w:autoSpaceDE w:val="0"/>
        <w:autoSpaceDN w:val="0"/>
        <w:adjustRightInd w:val="0"/>
        <w:rPr>
          <w:rFonts w:ascii="Courier" w:hAnsi="Courier"/>
          <w:lang w:val="en-US"/>
        </w:rPr>
      </w:pPr>
      <w:r>
        <w:rPr>
          <w:rFonts w:ascii="Courier" w:hAnsi="Courier" w:cs="Courier"/>
          <w:color w:val="000000"/>
          <w:sz w:val="20"/>
          <w:szCs w:val="20"/>
          <w:lang w:val="en-US"/>
        </w:rPr>
        <w:t xml:space="preserve"> </w:t>
      </w:r>
    </w:p>
    <w:p w14:paraId="7A837077" w14:textId="77777777" w:rsidR="00D653EE" w:rsidRDefault="00D653EE" w:rsidP="00D653EE">
      <w:pPr>
        <w:autoSpaceDE w:val="0"/>
        <w:autoSpaceDN w:val="0"/>
        <w:adjustRightInd w:val="0"/>
        <w:rPr>
          <w:rFonts w:ascii="Courier" w:hAnsi="Courier"/>
          <w:lang w:val="en-US"/>
        </w:rPr>
      </w:pPr>
      <w:r>
        <w:rPr>
          <w:rFonts w:ascii="Courier" w:hAnsi="Courier" w:cs="Courier"/>
          <w:color w:val="228B22"/>
          <w:sz w:val="20"/>
          <w:szCs w:val="20"/>
          <w:lang w:val="en-US"/>
        </w:rPr>
        <w:t>% Relax stage</w:t>
      </w:r>
    </w:p>
    <w:p w14:paraId="1F7E6EA8" w14:textId="77777777" w:rsidR="00D653EE" w:rsidRDefault="00D653EE" w:rsidP="00D653EE">
      <w:pPr>
        <w:autoSpaceDE w:val="0"/>
        <w:autoSpaceDN w:val="0"/>
        <w:adjustRightInd w:val="0"/>
        <w:rPr>
          <w:rFonts w:ascii="Courier" w:hAnsi="Courier"/>
          <w:lang w:val="en-US"/>
        </w:rPr>
      </w:pPr>
      <w:r>
        <w:rPr>
          <w:rFonts w:ascii="Courier" w:hAnsi="Courier" w:cs="Courier"/>
          <w:color w:val="000000"/>
          <w:sz w:val="20"/>
          <w:szCs w:val="20"/>
          <w:lang w:val="en-US"/>
        </w:rPr>
        <w:t>I(1:60) = 0;</w:t>
      </w:r>
    </w:p>
    <w:p w14:paraId="5067EC63" w14:textId="77777777" w:rsidR="00D653EE" w:rsidRDefault="00D653EE" w:rsidP="00D653EE">
      <w:pPr>
        <w:autoSpaceDE w:val="0"/>
        <w:autoSpaceDN w:val="0"/>
        <w:adjustRightInd w:val="0"/>
        <w:rPr>
          <w:rFonts w:ascii="Courier" w:hAnsi="Courier"/>
          <w:lang w:val="en-US"/>
        </w:rPr>
      </w:pPr>
      <w:r>
        <w:rPr>
          <w:rFonts w:ascii="Courier" w:hAnsi="Courier" w:cs="Courier"/>
          <w:color w:val="228B22"/>
          <w:sz w:val="20"/>
          <w:szCs w:val="20"/>
          <w:lang w:val="en-US"/>
        </w:rPr>
        <w:t>% Discharge stage</w:t>
      </w:r>
    </w:p>
    <w:p w14:paraId="3DE46523" w14:textId="77777777" w:rsidR="00D653EE" w:rsidRDefault="00D653EE" w:rsidP="00D653EE">
      <w:pPr>
        <w:autoSpaceDE w:val="0"/>
        <w:autoSpaceDN w:val="0"/>
        <w:adjustRightInd w:val="0"/>
        <w:rPr>
          <w:rFonts w:ascii="Courier" w:hAnsi="Courier"/>
          <w:lang w:val="en-US"/>
        </w:rPr>
      </w:pPr>
      <w:r>
        <w:rPr>
          <w:rFonts w:ascii="Courier" w:hAnsi="Courier" w:cs="Courier"/>
          <w:color w:val="000000"/>
          <w:sz w:val="20"/>
          <w:szCs w:val="20"/>
          <w:lang w:val="en-US"/>
        </w:rPr>
        <w:t>I(61:120) = -20;</w:t>
      </w:r>
    </w:p>
    <w:p w14:paraId="7E08BB04" w14:textId="77777777" w:rsidR="00D653EE" w:rsidRDefault="00D653EE" w:rsidP="00D653EE">
      <w:pPr>
        <w:autoSpaceDE w:val="0"/>
        <w:autoSpaceDN w:val="0"/>
        <w:adjustRightInd w:val="0"/>
        <w:rPr>
          <w:rFonts w:ascii="Courier" w:hAnsi="Courier"/>
          <w:lang w:val="en-US"/>
        </w:rPr>
      </w:pPr>
      <w:r>
        <w:rPr>
          <w:rFonts w:ascii="Courier" w:hAnsi="Courier" w:cs="Courier"/>
          <w:color w:val="228B22"/>
          <w:sz w:val="20"/>
          <w:szCs w:val="20"/>
          <w:lang w:val="en-US"/>
        </w:rPr>
        <w:t>% Relax stage</w:t>
      </w:r>
    </w:p>
    <w:p w14:paraId="2FFB7759" w14:textId="77777777" w:rsidR="00D653EE" w:rsidRDefault="00D653EE" w:rsidP="00D653EE">
      <w:pPr>
        <w:autoSpaceDE w:val="0"/>
        <w:autoSpaceDN w:val="0"/>
        <w:adjustRightInd w:val="0"/>
        <w:rPr>
          <w:rFonts w:ascii="Courier" w:hAnsi="Courier"/>
          <w:lang w:val="en-US"/>
        </w:rPr>
      </w:pPr>
      <w:r>
        <w:rPr>
          <w:rFonts w:ascii="Courier" w:hAnsi="Courier" w:cs="Courier"/>
          <w:color w:val="000000"/>
          <w:sz w:val="20"/>
          <w:szCs w:val="20"/>
          <w:lang w:val="en-US"/>
        </w:rPr>
        <w:t>I(121:240) = 0;</w:t>
      </w:r>
    </w:p>
    <w:p w14:paraId="5D1E6493" w14:textId="77777777" w:rsidR="00D653EE" w:rsidRDefault="00D653EE" w:rsidP="00D653EE">
      <w:pPr>
        <w:autoSpaceDE w:val="0"/>
        <w:autoSpaceDN w:val="0"/>
        <w:adjustRightInd w:val="0"/>
        <w:rPr>
          <w:rFonts w:ascii="Courier" w:hAnsi="Courier"/>
          <w:lang w:val="en-US"/>
        </w:rPr>
      </w:pPr>
      <w:r>
        <w:rPr>
          <w:rFonts w:ascii="Courier" w:hAnsi="Courier" w:cs="Courier"/>
          <w:color w:val="228B22"/>
          <w:sz w:val="20"/>
          <w:szCs w:val="20"/>
          <w:lang w:val="en-US"/>
        </w:rPr>
        <w:t>% Charge stage</w:t>
      </w:r>
    </w:p>
    <w:p w14:paraId="72055409" w14:textId="77777777" w:rsidR="00D653EE" w:rsidRDefault="00D653EE" w:rsidP="00D653EE">
      <w:pPr>
        <w:autoSpaceDE w:val="0"/>
        <w:autoSpaceDN w:val="0"/>
        <w:adjustRightInd w:val="0"/>
        <w:rPr>
          <w:rFonts w:ascii="Courier" w:hAnsi="Courier"/>
          <w:lang w:val="en-US"/>
        </w:rPr>
      </w:pPr>
      <w:r>
        <w:rPr>
          <w:rFonts w:ascii="Courier" w:hAnsi="Courier" w:cs="Courier"/>
          <w:color w:val="000000"/>
          <w:sz w:val="20"/>
          <w:szCs w:val="20"/>
          <w:lang w:val="en-US"/>
        </w:rPr>
        <w:t>I(241:tfinal) = 4;</w:t>
      </w:r>
    </w:p>
    <w:p w14:paraId="5175C80B" w14:textId="77777777" w:rsidR="00D653EE" w:rsidRDefault="00D653EE" w:rsidP="00D653EE">
      <w:pPr>
        <w:autoSpaceDE w:val="0"/>
        <w:autoSpaceDN w:val="0"/>
        <w:adjustRightInd w:val="0"/>
        <w:rPr>
          <w:rFonts w:ascii="Courier" w:hAnsi="Courier"/>
          <w:lang w:val="en-US"/>
        </w:rPr>
      </w:pPr>
      <w:r>
        <w:rPr>
          <w:rFonts w:ascii="Courier" w:hAnsi="Courier" w:cs="Courier"/>
          <w:color w:val="000000"/>
          <w:sz w:val="20"/>
          <w:szCs w:val="20"/>
          <w:lang w:val="en-US"/>
        </w:rPr>
        <w:t xml:space="preserve"> </w:t>
      </w:r>
    </w:p>
    <w:p w14:paraId="2E8821B1" w14:textId="77777777" w:rsidR="00D653EE" w:rsidRDefault="00D653EE" w:rsidP="00D653EE">
      <w:pPr>
        <w:autoSpaceDE w:val="0"/>
        <w:autoSpaceDN w:val="0"/>
        <w:adjustRightInd w:val="0"/>
        <w:rPr>
          <w:rFonts w:ascii="Courier" w:hAnsi="Courier"/>
          <w:lang w:val="en-US"/>
        </w:rPr>
      </w:pPr>
      <w:r>
        <w:rPr>
          <w:rFonts w:ascii="Courier" w:hAnsi="Courier" w:cs="Courier"/>
          <w:color w:val="228B22"/>
          <w:sz w:val="20"/>
          <w:szCs w:val="20"/>
          <w:lang w:val="en-US"/>
        </w:rPr>
        <w:t>% Internal Resistance (Ohms)</w:t>
      </w:r>
    </w:p>
    <w:p w14:paraId="37815905" w14:textId="77777777" w:rsidR="00D653EE" w:rsidRDefault="00D653EE" w:rsidP="00D653EE">
      <w:pPr>
        <w:autoSpaceDE w:val="0"/>
        <w:autoSpaceDN w:val="0"/>
        <w:adjustRightInd w:val="0"/>
        <w:rPr>
          <w:rFonts w:ascii="Courier" w:hAnsi="Courier"/>
          <w:lang w:val="en-US"/>
        </w:rPr>
      </w:pPr>
      <w:r>
        <w:rPr>
          <w:rFonts w:ascii="Courier" w:hAnsi="Courier" w:cs="Courier"/>
          <w:color w:val="000000"/>
          <w:sz w:val="20"/>
          <w:szCs w:val="20"/>
          <w:lang w:val="en-US"/>
        </w:rPr>
        <w:t>Rin = 0.37*10^-3;</w:t>
      </w:r>
    </w:p>
    <w:p w14:paraId="7840E6DC" w14:textId="77777777" w:rsidR="00D653EE" w:rsidRDefault="00D653EE" w:rsidP="00D653EE">
      <w:pPr>
        <w:autoSpaceDE w:val="0"/>
        <w:autoSpaceDN w:val="0"/>
        <w:adjustRightInd w:val="0"/>
        <w:rPr>
          <w:rFonts w:ascii="Courier" w:hAnsi="Courier"/>
          <w:lang w:val="en-US"/>
        </w:rPr>
      </w:pPr>
      <w:r>
        <w:rPr>
          <w:rFonts w:ascii="Courier" w:hAnsi="Courier" w:cs="Courier"/>
          <w:color w:val="000000"/>
          <w:sz w:val="20"/>
          <w:szCs w:val="20"/>
          <w:lang w:val="en-US"/>
        </w:rPr>
        <w:t xml:space="preserve"> </w:t>
      </w:r>
    </w:p>
    <w:p w14:paraId="6CE58227" w14:textId="77777777" w:rsidR="00D653EE" w:rsidRDefault="00D653EE" w:rsidP="00D653EE">
      <w:pPr>
        <w:autoSpaceDE w:val="0"/>
        <w:autoSpaceDN w:val="0"/>
        <w:adjustRightInd w:val="0"/>
        <w:rPr>
          <w:rFonts w:ascii="Courier" w:hAnsi="Courier"/>
          <w:lang w:val="en-US"/>
        </w:rPr>
      </w:pPr>
      <w:r>
        <w:rPr>
          <w:rFonts w:ascii="Courier" w:hAnsi="Courier" w:cs="Courier"/>
          <w:color w:val="228B22"/>
          <w:sz w:val="20"/>
          <w:szCs w:val="20"/>
          <w:lang w:val="en-US"/>
        </w:rPr>
        <w:t>% Heat Flux in at tabs</w:t>
      </w:r>
    </w:p>
    <w:p w14:paraId="3BBEF24D" w14:textId="77777777" w:rsidR="00D653EE" w:rsidRDefault="00D653EE" w:rsidP="00D653EE">
      <w:pPr>
        <w:autoSpaceDE w:val="0"/>
        <w:autoSpaceDN w:val="0"/>
        <w:adjustRightInd w:val="0"/>
        <w:rPr>
          <w:rFonts w:ascii="Courier" w:hAnsi="Courier"/>
          <w:lang w:val="en-US"/>
        </w:rPr>
      </w:pPr>
      <w:proofErr w:type="spellStart"/>
      <w:r>
        <w:rPr>
          <w:rFonts w:ascii="Courier" w:hAnsi="Courier" w:cs="Courier"/>
          <w:color w:val="000000"/>
          <w:sz w:val="20"/>
          <w:szCs w:val="20"/>
          <w:lang w:val="en-US"/>
        </w:rPr>
        <w:t>qtab</w:t>
      </w:r>
      <w:proofErr w:type="spellEnd"/>
      <w:r>
        <w:rPr>
          <w:rFonts w:ascii="Courier" w:hAnsi="Courier" w:cs="Courier"/>
          <w:color w:val="000000"/>
          <w:sz w:val="20"/>
          <w:szCs w:val="20"/>
          <w:lang w:val="en-US"/>
        </w:rPr>
        <w:t>=size(time);</w:t>
      </w:r>
    </w:p>
    <w:p w14:paraId="27624F9D" w14:textId="77777777" w:rsidR="00D653EE" w:rsidRDefault="00D653EE" w:rsidP="00D653EE">
      <w:pPr>
        <w:autoSpaceDE w:val="0"/>
        <w:autoSpaceDN w:val="0"/>
        <w:adjustRightInd w:val="0"/>
        <w:rPr>
          <w:rFonts w:ascii="Courier" w:hAnsi="Courier"/>
          <w:lang w:val="en-US"/>
        </w:rPr>
      </w:pPr>
      <w:r>
        <w:rPr>
          <w:rFonts w:ascii="Courier" w:hAnsi="Courier" w:cs="Courier"/>
          <w:color w:val="0000FF"/>
          <w:sz w:val="20"/>
          <w:szCs w:val="20"/>
          <w:lang w:val="en-US"/>
        </w:rPr>
        <w:t>for</w:t>
      </w:r>
      <w:r>
        <w:rPr>
          <w:rFonts w:ascii="Courier" w:hAnsi="Courier" w:cs="Courier"/>
          <w:color w:val="000000"/>
          <w:sz w:val="20"/>
          <w:szCs w:val="20"/>
          <w:lang w:val="en-US"/>
        </w:rPr>
        <w:t xml:space="preserve"> t=time</w:t>
      </w:r>
    </w:p>
    <w:p w14:paraId="0194F322" w14:textId="77777777" w:rsidR="00D653EE" w:rsidRDefault="00D653EE" w:rsidP="00D653EE">
      <w:pPr>
        <w:autoSpaceDE w:val="0"/>
        <w:autoSpaceDN w:val="0"/>
        <w:adjustRightInd w:val="0"/>
        <w:rPr>
          <w:rFonts w:ascii="Courier" w:hAnsi="Courier"/>
          <w:lang w:val="en-US"/>
        </w:rPr>
      </w:pPr>
      <w:proofErr w:type="spellStart"/>
      <w:r>
        <w:rPr>
          <w:rFonts w:ascii="Courier" w:hAnsi="Courier" w:cs="Courier"/>
          <w:color w:val="000000"/>
          <w:sz w:val="20"/>
          <w:szCs w:val="20"/>
          <w:lang w:val="en-US"/>
        </w:rPr>
        <w:lastRenderedPageBreak/>
        <w:t>qtab</w:t>
      </w:r>
      <w:proofErr w:type="spellEnd"/>
      <w:r>
        <w:rPr>
          <w:rFonts w:ascii="Courier" w:hAnsi="Courier" w:cs="Courier"/>
          <w:color w:val="000000"/>
          <w:sz w:val="20"/>
          <w:szCs w:val="20"/>
          <w:lang w:val="en-US"/>
        </w:rPr>
        <w:t>(t)=Rin*(I(t))^2;</w:t>
      </w:r>
    </w:p>
    <w:p w14:paraId="4A402290" w14:textId="77777777" w:rsidR="00D653EE" w:rsidRDefault="00D653EE" w:rsidP="00D653EE">
      <w:pPr>
        <w:autoSpaceDE w:val="0"/>
        <w:autoSpaceDN w:val="0"/>
        <w:adjustRightInd w:val="0"/>
        <w:rPr>
          <w:rFonts w:ascii="Courier" w:hAnsi="Courier"/>
          <w:lang w:val="en-US"/>
        </w:rPr>
      </w:pPr>
      <w:r>
        <w:rPr>
          <w:rFonts w:ascii="Courier" w:hAnsi="Courier" w:cs="Courier"/>
          <w:color w:val="0000FF"/>
          <w:sz w:val="20"/>
          <w:szCs w:val="20"/>
          <w:lang w:val="en-US"/>
        </w:rPr>
        <w:t>end</w:t>
      </w:r>
    </w:p>
    <w:p w14:paraId="197AC588" w14:textId="77777777" w:rsidR="00D653EE" w:rsidRDefault="00D653EE" w:rsidP="00D653EE">
      <w:pPr>
        <w:autoSpaceDE w:val="0"/>
        <w:autoSpaceDN w:val="0"/>
        <w:adjustRightInd w:val="0"/>
        <w:rPr>
          <w:rFonts w:ascii="Courier" w:hAnsi="Courier"/>
          <w:lang w:val="en-US"/>
        </w:rPr>
      </w:pPr>
      <w:r>
        <w:rPr>
          <w:rFonts w:ascii="Courier" w:hAnsi="Courier" w:cs="Courier"/>
          <w:color w:val="0000FF"/>
          <w:sz w:val="20"/>
          <w:szCs w:val="20"/>
          <w:lang w:val="en-US"/>
        </w:rPr>
        <w:t xml:space="preserve"> </w:t>
      </w:r>
    </w:p>
    <w:p w14:paraId="15F8C1D5" w14:textId="77777777" w:rsidR="00D653EE" w:rsidRDefault="00D653EE" w:rsidP="00D653EE">
      <w:pPr>
        <w:autoSpaceDE w:val="0"/>
        <w:autoSpaceDN w:val="0"/>
        <w:adjustRightInd w:val="0"/>
        <w:rPr>
          <w:rFonts w:ascii="Courier" w:hAnsi="Courier"/>
          <w:lang w:val="en-US"/>
        </w:rPr>
      </w:pPr>
      <w:r>
        <w:rPr>
          <w:rFonts w:ascii="Courier" w:hAnsi="Courier" w:cs="Courier"/>
          <w:color w:val="228B22"/>
          <w:sz w:val="20"/>
          <w:szCs w:val="20"/>
          <w:lang w:val="en-US"/>
        </w:rPr>
        <w:t>% Plot Current vs Time</w:t>
      </w:r>
    </w:p>
    <w:p w14:paraId="0330D08A" w14:textId="77777777" w:rsidR="00D653EE" w:rsidRDefault="00D653EE" w:rsidP="00D653EE">
      <w:pPr>
        <w:autoSpaceDE w:val="0"/>
        <w:autoSpaceDN w:val="0"/>
        <w:adjustRightInd w:val="0"/>
        <w:rPr>
          <w:rFonts w:ascii="Courier" w:hAnsi="Courier"/>
          <w:lang w:val="en-US"/>
        </w:rPr>
      </w:pPr>
      <w:r>
        <w:rPr>
          <w:rFonts w:ascii="Courier" w:hAnsi="Courier" w:cs="Courier"/>
          <w:color w:val="000000"/>
          <w:sz w:val="20"/>
          <w:szCs w:val="20"/>
          <w:lang w:val="en-US"/>
        </w:rPr>
        <w:t>figure</w:t>
      </w:r>
    </w:p>
    <w:p w14:paraId="02BCEE8A" w14:textId="77777777" w:rsidR="00D653EE" w:rsidRDefault="00D653EE" w:rsidP="00D653EE">
      <w:pPr>
        <w:autoSpaceDE w:val="0"/>
        <w:autoSpaceDN w:val="0"/>
        <w:adjustRightInd w:val="0"/>
        <w:rPr>
          <w:rFonts w:ascii="Courier" w:hAnsi="Courier"/>
          <w:lang w:val="en-US"/>
        </w:rPr>
      </w:pPr>
      <w:r>
        <w:rPr>
          <w:rFonts w:ascii="Courier" w:hAnsi="Courier" w:cs="Courier"/>
          <w:color w:val="000000"/>
          <w:sz w:val="20"/>
          <w:szCs w:val="20"/>
          <w:lang w:val="en-US"/>
        </w:rPr>
        <w:t>plot(</w:t>
      </w:r>
      <w:proofErr w:type="spellStart"/>
      <w:r>
        <w:rPr>
          <w:rFonts w:ascii="Courier" w:hAnsi="Courier" w:cs="Courier"/>
          <w:color w:val="000000"/>
          <w:sz w:val="20"/>
          <w:szCs w:val="20"/>
          <w:lang w:val="en-US"/>
        </w:rPr>
        <w:t>time,I</w:t>
      </w:r>
      <w:proofErr w:type="spellEnd"/>
      <w:r>
        <w:rPr>
          <w:rFonts w:ascii="Courier" w:hAnsi="Courier" w:cs="Courier"/>
          <w:color w:val="000000"/>
          <w:sz w:val="20"/>
          <w:szCs w:val="20"/>
          <w:lang w:val="en-US"/>
        </w:rPr>
        <w:t>)</w:t>
      </w:r>
    </w:p>
    <w:p w14:paraId="2517E4A6" w14:textId="77777777" w:rsidR="00D653EE" w:rsidRDefault="00D653EE" w:rsidP="00D653EE">
      <w:pPr>
        <w:autoSpaceDE w:val="0"/>
        <w:autoSpaceDN w:val="0"/>
        <w:adjustRightInd w:val="0"/>
        <w:rPr>
          <w:rFonts w:ascii="Courier" w:hAnsi="Courier"/>
          <w:lang w:val="en-US"/>
        </w:rPr>
      </w:pPr>
      <w:r>
        <w:rPr>
          <w:rFonts w:ascii="Courier" w:hAnsi="Courier" w:cs="Courier"/>
          <w:color w:val="000000"/>
          <w:sz w:val="20"/>
          <w:szCs w:val="20"/>
          <w:lang w:val="en-US"/>
        </w:rPr>
        <w:t>title(</w:t>
      </w:r>
      <w:r>
        <w:rPr>
          <w:rFonts w:ascii="Courier" w:hAnsi="Courier" w:cs="Courier"/>
          <w:color w:val="A020F0"/>
          <w:sz w:val="20"/>
          <w:szCs w:val="20"/>
          <w:lang w:val="en-US"/>
        </w:rPr>
        <w:t>'Current Test Schedule'</w:t>
      </w:r>
      <w:r>
        <w:rPr>
          <w:rFonts w:ascii="Courier" w:hAnsi="Courier" w:cs="Courier"/>
          <w:color w:val="000000"/>
          <w:sz w:val="20"/>
          <w:szCs w:val="20"/>
          <w:lang w:val="en-US"/>
        </w:rPr>
        <w:t>,</w:t>
      </w:r>
      <w:r>
        <w:rPr>
          <w:rFonts w:ascii="Courier" w:hAnsi="Courier" w:cs="Courier"/>
          <w:color w:val="A020F0"/>
          <w:sz w:val="20"/>
          <w:szCs w:val="20"/>
          <w:lang w:val="en-US"/>
        </w:rPr>
        <w:t>'interpreter'</w:t>
      </w:r>
      <w:r>
        <w:rPr>
          <w:rFonts w:ascii="Courier" w:hAnsi="Courier" w:cs="Courier"/>
          <w:color w:val="000000"/>
          <w:sz w:val="20"/>
          <w:szCs w:val="20"/>
          <w:lang w:val="en-US"/>
        </w:rPr>
        <w:t>,</w:t>
      </w:r>
      <w:r>
        <w:rPr>
          <w:rFonts w:ascii="Courier" w:hAnsi="Courier" w:cs="Courier"/>
          <w:color w:val="A020F0"/>
          <w:sz w:val="20"/>
          <w:szCs w:val="20"/>
          <w:lang w:val="en-US"/>
        </w:rPr>
        <w:t>'latex'</w:t>
      </w:r>
      <w:r>
        <w:rPr>
          <w:rFonts w:ascii="Courier" w:hAnsi="Courier" w:cs="Courier"/>
          <w:color w:val="000000"/>
          <w:sz w:val="20"/>
          <w:szCs w:val="20"/>
          <w:lang w:val="en-US"/>
        </w:rPr>
        <w:t>,</w:t>
      </w:r>
      <w:r>
        <w:rPr>
          <w:rFonts w:ascii="Courier" w:hAnsi="Courier" w:cs="Courier"/>
          <w:color w:val="A020F0"/>
          <w:sz w:val="20"/>
          <w:szCs w:val="20"/>
          <w:lang w:val="en-US"/>
        </w:rPr>
        <w:t>'Fontsize'</w:t>
      </w:r>
      <w:r>
        <w:rPr>
          <w:rFonts w:ascii="Courier" w:hAnsi="Courier" w:cs="Courier"/>
          <w:color w:val="000000"/>
          <w:sz w:val="20"/>
          <w:szCs w:val="20"/>
          <w:lang w:val="en-US"/>
        </w:rPr>
        <w:t>,14)</w:t>
      </w:r>
    </w:p>
    <w:p w14:paraId="20AB8DD7" w14:textId="77777777" w:rsidR="00D653EE" w:rsidRDefault="00D653EE" w:rsidP="00D653EE">
      <w:pPr>
        <w:autoSpaceDE w:val="0"/>
        <w:autoSpaceDN w:val="0"/>
        <w:adjustRightInd w:val="0"/>
        <w:rPr>
          <w:rFonts w:ascii="Courier" w:hAnsi="Courier"/>
          <w:lang w:val="en-US"/>
        </w:rPr>
      </w:pPr>
      <w:proofErr w:type="spellStart"/>
      <w:r>
        <w:rPr>
          <w:rFonts w:ascii="Courier" w:hAnsi="Courier" w:cs="Courier"/>
          <w:color w:val="000000"/>
          <w:sz w:val="20"/>
          <w:szCs w:val="20"/>
          <w:lang w:val="en-US"/>
        </w:rPr>
        <w:t>xlabel</w:t>
      </w:r>
      <w:proofErr w:type="spellEnd"/>
      <w:r>
        <w:rPr>
          <w:rFonts w:ascii="Courier" w:hAnsi="Courier" w:cs="Courier"/>
          <w:color w:val="000000"/>
          <w:sz w:val="20"/>
          <w:szCs w:val="20"/>
          <w:lang w:val="en-US"/>
        </w:rPr>
        <w:t>(</w:t>
      </w:r>
      <w:r>
        <w:rPr>
          <w:rFonts w:ascii="Courier" w:hAnsi="Courier" w:cs="Courier"/>
          <w:color w:val="A020F0"/>
          <w:sz w:val="20"/>
          <w:szCs w:val="20"/>
          <w:lang w:val="en-US"/>
        </w:rPr>
        <w:t>'Time (mins)'</w:t>
      </w:r>
      <w:r>
        <w:rPr>
          <w:rFonts w:ascii="Courier" w:hAnsi="Courier" w:cs="Courier"/>
          <w:color w:val="000000"/>
          <w:sz w:val="20"/>
          <w:szCs w:val="20"/>
          <w:lang w:val="en-US"/>
        </w:rPr>
        <w:t>,</w:t>
      </w:r>
      <w:r>
        <w:rPr>
          <w:rFonts w:ascii="Courier" w:hAnsi="Courier" w:cs="Courier"/>
          <w:color w:val="A020F0"/>
          <w:sz w:val="20"/>
          <w:szCs w:val="20"/>
          <w:lang w:val="en-US"/>
        </w:rPr>
        <w:t>'interpreter'</w:t>
      </w:r>
      <w:r>
        <w:rPr>
          <w:rFonts w:ascii="Courier" w:hAnsi="Courier" w:cs="Courier"/>
          <w:color w:val="000000"/>
          <w:sz w:val="20"/>
          <w:szCs w:val="20"/>
          <w:lang w:val="en-US"/>
        </w:rPr>
        <w:t>,</w:t>
      </w:r>
      <w:r>
        <w:rPr>
          <w:rFonts w:ascii="Courier" w:hAnsi="Courier" w:cs="Courier"/>
          <w:color w:val="A020F0"/>
          <w:sz w:val="20"/>
          <w:szCs w:val="20"/>
          <w:lang w:val="en-US"/>
        </w:rPr>
        <w:t>'latex'</w:t>
      </w:r>
      <w:r>
        <w:rPr>
          <w:rFonts w:ascii="Courier" w:hAnsi="Courier" w:cs="Courier"/>
          <w:color w:val="000000"/>
          <w:sz w:val="20"/>
          <w:szCs w:val="20"/>
          <w:lang w:val="en-US"/>
        </w:rPr>
        <w:t>,</w:t>
      </w:r>
      <w:r>
        <w:rPr>
          <w:rFonts w:ascii="Courier" w:hAnsi="Courier" w:cs="Courier"/>
          <w:color w:val="A020F0"/>
          <w:sz w:val="20"/>
          <w:szCs w:val="20"/>
          <w:lang w:val="en-US"/>
        </w:rPr>
        <w:t>'Fontsize'</w:t>
      </w:r>
      <w:r>
        <w:rPr>
          <w:rFonts w:ascii="Courier" w:hAnsi="Courier" w:cs="Courier"/>
          <w:color w:val="000000"/>
          <w:sz w:val="20"/>
          <w:szCs w:val="20"/>
          <w:lang w:val="en-US"/>
        </w:rPr>
        <w:t>,14)</w:t>
      </w:r>
    </w:p>
    <w:p w14:paraId="706D459F" w14:textId="77777777" w:rsidR="00D653EE" w:rsidRDefault="00D653EE" w:rsidP="00D653EE">
      <w:pPr>
        <w:autoSpaceDE w:val="0"/>
        <w:autoSpaceDN w:val="0"/>
        <w:adjustRightInd w:val="0"/>
        <w:rPr>
          <w:rFonts w:ascii="Courier" w:hAnsi="Courier"/>
          <w:lang w:val="en-US"/>
        </w:rPr>
      </w:pPr>
      <w:proofErr w:type="spellStart"/>
      <w:r>
        <w:rPr>
          <w:rFonts w:ascii="Courier" w:hAnsi="Courier" w:cs="Courier"/>
          <w:color w:val="000000"/>
          <w:sz w:val="20"/>
          <w:szCs w:val="20"/>
          <w:lang w:val="en-US"/>
        </w:rPr>
        <w:t>ylabel</w:t>
      </w:r>
      <w:proofErr w:type="spellEnd"/>
      <w:r>
        <w:rPr>
          <w:rFonts w:ascii="Courier" w:hAnsi="Courier" w:cs="Courier"/>
          <w:color w:val="000000"/>
          <w:sz w:val="20"/>
          <w:szCs w:val="20"/>
          <w:lang w:val="en-US"/>
        </w:rPr>
        <w:t>(</w:t>
      </w:r>
      <w:r>
        <w:rPr>
          <w:rFonts w:ascii="Courier" w:hAnsi="Courier" w:cs="Courier"/>
          <w:color w:val="A020F0"/>
          <w:sz w:val="20"/>
          <w:szCs w:val="20"/>
          <w:lang w:val="en-US"/>
        </w:rPr>
        <w:t>'Current (A)'</w:t>
      </w:r>
      <w:r>
        <w:rPr>
          <w:rFonts w:ascii="Courier" w:hAnsi="Courier" w:cs="Courier"/>
          <w:color w:val="000000"/>
          <w:sz w:val="20"/>
          <w:szCs w:val="20"/>
          <w:lang w:val="en-US"/>
        </w:rPr>
        <w:t>,</w:t>
      </w:r>
      <w:r>
        <w:rPr>
          <w:rFonts w:ascii="Courier" w:hAnsi="Courier" w:cs="Courier"/>
          <w:color w:val="A020F0"/>
          <w:sz w:val="20"/>
          <w:szCs w:val="20"/>
          <w:lang w:val="en-US"/>
        </w:rPr>
        <w:t>'interpreter'</w:t>
      </w:r>
      <w:r>
        <w:rPr>
          <w:rFonts w:ascii="Courier" w:hAnsi="Courier" w:cs="Courier"/>
          <w:color w:val="000000"/>
          <w:sz w:val="20"/>
          <w:szCs w:val="20"/>
          <w:lang w:val="en-US"/>
        </w:rPr>
        <w:t>,</w:t>
      </w:r>
      <w:r>
        <w:rPr>
          <w:rFonts w:ascii="Courier" w:hAnsi="Courier" w:cs="Courier"/>
          <w:color w:val="A020F0"/>
          <w:sz w:val="20"/>
          <w:szCs w:val="20"/>
          <w:lang w:val="en-US"/>
        </w:rPr>
        <w:t>'latex'</w:t>
      </w:r>
      <w:r>
        <w:rPr>
          <w:rFonts w:ascii="Courier" w:hAnsi="Courier" w:cs="Courier"/>
          <w:color w:val="000000"/>
          <w:sz w:val="20"/>
          <w:szCs w:val="20"/>
          <w:lang w:val="en-US"/>
        </w:rPr>
        <w:t>,</w:t>
      </w:r>
      <w:r>
        <w:rPr>
          <w:rFonts w:ascii="Courier" w:hAnsi="Courier" w:cs="Courier"/>
          <w:color w:val="A020F0"/>
          <w:sz w:val="20"/>
          <w:szCs w:val="20"/>
          <w:lang w:val="en-US"/>
        </w:rPr>
        <w:t>'Fontsize'</w:t>
      </w:r>
      <w:r>
        <w:rPr>
          <w:rFonts w:ascii="Courier" w:hAnsi="Courier" w:cs="Courier"/>
          <w:color w:val="000000"/>
          <w:sz w:val="20"/>
          <w:szCs w:val="20"/>
          <w:lang w:val="en-US"/>
        </w:rPr>
        <w:t>,14)</w:t>
      </w:r>
    </w:p>
    <w:p w14:paraId="2B14E0C5" w14:textId="77777777" w:rsidR="00D653EE" w:rsidRDefault="00D653EE" w:rsidP="00D653EE">
      <w:pPr>
        <w:autoSpaceDE w:val="0"/>
        <w:autoSpaceDN w:val="0"/>
        <w:adjustRightInd w:val="0"/>
        <w:rPr>
          <w:rFonts w:ascii="Courier" w:hAnsi="Courier"/>
          <w:lang w:val="en-US"/>
        </w:rPr>
      </w:pPr>
      <w:r>
        <w:rPr>
          <w:rFonts w:ascii="Courier" w:hAnsi="Courier" w:cs="Courier"/>
          <w:color w:val="000000"/>
          <w:sz w:val="20"/>
          <w:szCs w:val="20"/>
          <w:lang w:val="en-US"/>
        </w:rPr>
        <w:t xml:space="preserve"> </w:t>
      </w:r>
    </w:p>
    <w:p w14:paraId="5AFFB0B8" w14:textId="77777777" w:rsidR="00D653EE" w:rsidRDefault="00D653EE" w:rsidP="00D653EE">
      <w:pPr>
        <w:autoSpaceDE w:val="0"/>
        <w:autoSpaceDN w:val="0"/>
        <w:adjustRightInd w:val="0"/>
        <w:rPr>
          <w:rFonts w:ascii="Courier" w:hAnsi="Courier"/>
          <w:lang w:val="en-US"/>
        </w:rPr>
      </w:pPr>
      <w:r>
        <w:rPr>
          <w:rFonts w:ascii="Courier" w:hAnsi="Courier" w:cs="Courier"/>
          <w:color w:val="228B22"/>
          <w:sz w:val="20"/>
          <w:szCs w:val="20"/>
          <w:lang w:val="en-US"/>
        </w:rPr>
        <w:t>% Plot Qin vs Time</w:t>
      </w:r>
    </w:p>
    <w:p w14:paraId="1E2B63CE" w14:textId="77777777" w:rsidR="00D653EE" w:rsidRDefault="00D653EE" w:rsidP="00D653EE">
      <w:pPr>
        <w:autoSpaceDE w:val="0"/>
        <w:autoSpaceDN w:val="0"/>
        <w:adjustRightInd w:val="0"/>
        <w:rPr>
          <w:rFonts w:ascii="Courier" w:hAnsi="Courier"/>
          <w:lang w:val="en-US"/>
        </w:rPr>
      </w:pPr>
      <w:r>
        <w:rPr>
          <w:rFonts w:ascii="Courier" w:hAnsi="Courier" w:cs="Courier"/>
          <w:color w:val="000000"/>
          <w:sz w:val="20"/>
          <w:szCs w:val="20"/>
          <w:lang w:val="en-US"/>
        </w:rPr>
        <w:t>figure</w:t>
      </w:r>
    </w:p>
    <w:p w14:paraId="01A08AF7" w14:textId="77777777" w:rsidR="00D653EE" w:rsidRDefault="00D653EE" w:rsidP="00D653EE">
      <w:pPr>
        <w:autoSpaceDE w:val="0"/>
        <w:autoSpaceDN w:val="0"/>
        <w:adjustRightInd w:val="0"/>
        <w:rPr>
          <w:rFonts w:ascii="Courier" w:hAnsi="Courier"/>
          <w:lang w:val="en-US"/>
        </w:rPr>
      </w:pPr>
      <w:r>
        <w:rPr>
          <w:rFonts w:ascii="Courier" w:hAnsi="Courier" w:cs="Courier"/>
          <w:color w:val="000000"/>
          <w:sz w:val="20"/>
          <w:szCs w:val="20"/>
          <w:lang w:val="en-US"/>
        </w:rPr>
        <w:t>plot(</w:t>
      </w:r>
      <w:proofErr w:type="spellStart"/>
      <w:r>
        <w:rPr>
          <w:rFonts w:ascii="Courier" w:hAnsi="Courier" w:cs="Courier"/>
          <w:color w:val="000000"/>
          <w:sz w:val="20"/>
          <w:szCs w:val="20"/>
          <w:lang w:val="en-US"/>
        </w:rPr>
        <w:t>time,qtab</w:t>
      </w:r>
      <w:proofErr w:type="spellEnd"/>
      <w:r>
        <w:rPr>
          <w:rFonts w:ascii="Courier" w:hAnsi="Courier" w:cs="Courier"/>
          <w:color w:val="000000"/>
          <w:sz w:val="20"/>
          <w:szCs w:val="20"/>
          <w:lang w:val="en-US"/>
        </w:rPr>
        <w:t>)</w:t>
      </w:r>
    </w:p>
    <w:p w14:paraId="06FFD0E5" w14:textId="77777777" w:rsidR="00D653EE" w:rsidRDefault="00D653EE" w:rsidP="00D653EE">
      <w:pPr>
        <w:autoSpaceDE w:val="0"/>
        <w:autoSpaceDN w:val="0"/>
        <w:adjustRightInd w:val="0"/>
        <w:rPr>
          <w:rFonts w:ascii="Courier" w:hAnsi="Courier"/>
          <w:lang w:val="en-US"/>
        </w:rPr>
      </w:pPr>
      <w:r>
        <w:rPr>
          <w:rFonts w:ascii="Courier" w:hAnsi="Courier" w:cs="Courier"/>
          <w:color w:val="000000"/>
          <w:sz w:val="20"/>
          <w:szCs w:val="20"/>
          <w:lang w:val="en-US"/>
        </w:rPr>
        <w:t>title(</w:t>
      </w:r>
      <w:r>
        <w:rPr>
          <w:rFonts w:ascii="Courier" w:hAnsi="Courier" w:cs="Courier"/>
          <w:color w:val="A020F0"/>
          <w:sz w:val="20"/>
          <w:szCs w:val="20"/>
          <w:lang w:val="en-US"/>
        </w:rPr>
        <w:t>'Heat in'</w:t>
      </w:r>
      <w:r>
        <w:rPr>
          <w:rFonts w:ascii="Courier" w:hAnsi="Courier" w:cs="Courier"/>
          <w:color w:val="000000"/>
          <w:sz w:val="20"/>
          <w:szCs w:val="20"/>
          <w:lang w:val="en-US"/>
        </w:rPr>
        <w:t>,</w:t>
      </w:r>
      <w:r>
        <w:rPr>
          <w:rFonts w:ascii="Courier" w:hAnsi="Courier" w:cs="Courier"/>
          <w:color w:val="A020F0"/>
          <w:sz w:val="20"/>
          <w:szCs w:val="20"/>
          <w:lang w:val="en-US"/>
        </w:rPr>
        <w:t>'interpreter'</w:t>
      </w:r>
      <w:r>
        <w:rPr>
          <w:rFonts w:ascii="Courier" w:hAnsi="Courier" w:cs="Courier"/>
          <w:color w:val="000000"/>
          <w:sz w:val="20"/>
          <w:szCs w:val="20"/>
          <w:lang w:val="en-US"/>
        </w:rPr>
        <w:t>,</w:t>
      </w:r>
      <w:r>
        <w:rPr>
          <w:rFonts w:ascii="Courier" w:hAnsi="Courier" w:cs="Courier"/>
          <w:color w:val="A020F0"/>
          <w:sz w:val="20"/>
          <w:szCs w:val="20"/>
          <w:lang w:val="en-US"/>
        </w:rPr>
        <w:t>'latex'</w:t>
      </w:r>
      <w:r>
        <w:rPr>
          <w:rFonts w:ascii="Courier" w:hAnsi="Courier" w:cs="Courier"/>
          <w:color w:val="000000"/>
          <w:sz w:val="20"/>
          <w:szCs w:val="20"/>
          <w:lang w:val="en-US"/>
        </w:rPr>
        <w:t>,</w:t>
      </w:r>
      <w:r>
        <w:rPr>
          <w:rFonts w:ascii="Courier" w:hAnsi="Courier" w:cs="Courier"/>
          <w:color w:val="A020F0"/>
          <w:sz w:val="20"/>
          <w:szCs w:val="20"/>
          <w:lang w:val="en-US"/>
        </w:rPr>
        <w:t>'Fontsize'</w:t>
      </w:r>
      <w:r>
        <w:rPr>
          <w:rFonts w:ascii="Courier" w:hAnsi="Courier" w:cs="Courier"/>
          <w:color w:val="000000"/>
          <w:sz w:val="20"/>
          <w:szCs w:val="20"/>
          <w:lang w:val="en-US"/>
        </w:rPr>
        <w:t>,14)</w:t>
      </w:r>
    </w:p>
    <w:p w14:paraId="1EFD8649" w14:textId="77777777" w:rsidR="00D653EE" w:rsidRDefault="00D653EE" w:rsidP="00D653EE">
      <w:pPr>
        <w:autoSpaceDE w:val="0"/>
        <w:autoSpaceDN w:val="0"/>
        <w:adjustRightInd w:val="0"/>
        <w:rPr>
          <w:rFonts w:ascii="Courier" w:hAnsi="Courier"/>
          <w:lang w:val="en-US"/>
        </w:rPr>
      </w:pPr>
      <w:proofErr w:type="spellStart"/>
      <w:r>
        <w:rPr>
          <w:rFonts w:ascii="Courier" w:hAnsi="Courier" w:cs="Courier"/>
          <w:color w:val="000000"/>
          <w:sz w:val="20"/>
          <w:szCs w:val="20"/>
          <w:lang w:val="en-US"/>
        </w:rPr>
        <w:t>xlabel</w:t>
      </w:r>
      <w:proofErr w:type="spellEnd"/>
      <w:r>
        <w:rPr>
          <w:rFonts w:ascii="Courier" w:hAnsi="Courier" w:cs="Courier"/>
          <w:color w:val="000000"/>
          <w:sz w:val="20"/>
          <w:szCs w:val="20"/>
          <w:lang w:val="en-US"/>
        </w:rPr>
        <w:t>(</w:t>
      </w:r>
      <w:r>
        <w:rPr>
          <w:rFonts w:ascii="Courier" w:hAnsi="Courier" w:cs="Courier"/>
          <w:color w:val="A020F0"/>
          <w:sz w:val="20"/>
          <w:szCs w:val="20"/>
          <w:lang w:val="en-US"/>
        </w:rPr>
        <w:t>'Time (mins)'</w:t>
      </w:r>
      <w:r>
        <w:rPr>
          <w:rFonts w:ascii="Courier" w:hAnsi="Courier" w:cs="Courier"/>
          <w:color w:val="000000"/>
          <w:sz w:val="20"/>
          <w:szCs w:val="20"/>
          <w:lang w:val="en-US"/>
        </w:rPr>
        <w:t>,</w:t>
      </w:r>
      <w:r>
        <w:rPr>
          <w:rFonts w:ascii="Courier" w:hAnsi="Courier" w:cs="Courier"/>
          <w:color w:val="A020F0"/>
          <w:sz w:val="20"/>
          <w:szCs w:val="20"/>
          <w:lang w:val="en-US"/>
        </w:rPr>
        <w:t>'interpreter'</w:t>
      </w:r>
      <w:r>
        <w:rPr>
          <w:rFonts w:ascii="Courier" w:hAnsi="Courier" w:cs="Courier"/>
          <w:color w:val="000000"/>
          <w:sz w:val="20"/>
          <w:szCs w:val="20"/>
          <w:lang w:val="en-US"/>
        </w:rPr>
        <w:t>,</w:t>
      </w:r>
      <w:r>
        <w:rPr>
          <w:rFonts w:ascii="Courier" w:hAnsi="Courier" w:cs="Courier"/>
          <w:color w:val="A020F0"/>
          <w:sz w:val="20"/>
          <w:szCs w:val="20"/>
          <w:lang w:val="en-US"/>
        </w:rPr>
        <w:t>'latex'</w:t>
      </w:r>
      <w:r>
        <w:rPr>
          <w:rFonts w:ascii="Courier" w:hAnsi="Courier" w:cs="Courier"/>
          <w:color w:val="000000"/>
          <w:sz w:val="20"/>
          <w:szCs w:val="20"/>
          <w:lang w:val="en-US"/>
        </w:rPr>
        <w:t>,</w:t>
      </w:r>
      <w:r>
        <w:rPr>
          <w:rFonts w:ascii="Courier" w:hAnsi="Courier" w:cs="Courier"/>
          <w:color w:val="A020F0"/>
          <w:sz w:val="20"/>
          <w:szCs w:val="20"/>
          <w:lang w:val="en-US"/>
        </w:rPr>
        <w:t>'Fontsize'</w:t>
      </w:r>
      <w:r>
        <w:rPr>
          <w:rFonts w:ascii="Courier" w:hAnsi="Courier" w:cs="Courier"/>
          <w:color w:val="000000"/>
          <w:sz w:val="20"/>
          <w:szCs w:val="20"/>
          <w:lang w:val="en-US"/>
        </w:rPr>
        <w:t>,14)</w:t>
      </w:r>
    </w:p>
    <w:p w14:paraId="66B6691F" w14:textId="5481082C" w:rsidR="001047BE" w:rsidRPr="00D653EE" w:rsidRDefault="00D653EE" w:rsidP="00D653EE">
      <w:pPr>
        <w:autoSpaceDE w:val="0"/>
        <w:autoSpaceDN w:val="0"/>
        <w:adjustRightInd w:val="0"/>
        <w:rPr>
          <w:rFonts w:ascii="Courier" w:hAnsi="Courier"/>
          <w:lang w:val="en-US"/>
        </w:rPr>
      </w:pPr>
      <w:proofErr w:type="spellStart"/>
      <w:r>
        <w:rPr>
          <w:rFonts w:ascii="Courier" w:hAnsi="Courier" w:cs="Courier"/>
          <w:color w:val="000000"/>
          <w:sz w:val="20"/>
          <w:szCs w:val="20"/>
          <w:lang w:val="en-US"/>
        </w:rPr>
        <w:t>ylabel</w:t>
      </w:r>
      <w:proofErr w:type="spellEnd"/>
      <w:r>
        <w:rPr>
          <w:rFonts w:ascii="Courier" w:hAnsi="Courier" w:cs="Courier"/>
          <w:color w:val="000000"/>
          <w:sz w:val="20"/>
          <w:szCs w:val="20"/>
          <w:lang w:val="en-US"/>
        </w:rPr>
        <w:t>(</w:t>
      </w:r>
      <w:r>
        <w:rPr>
          <w:rFonts w:ascii="Courier" w:hAnsi="Courier" w:cs="Courier"/>
          <w:color w:val="A020F0"/>
          <w:sz w:val="20"/>
          <w:szCs w:val="20"/>
          <w:lang w:val="en-US"/>
        </w:rPr>
        <w:t>'Heat flux (W)'</w:t>
      </w:r>
      <w:r>
        <w:rPr>
          <w:rFonts w:ascii="Courier" w:hAnsi="Courier" w:cs="Courier"/>
          <w:color w:val="000000"/>
          <w:sz w:val="20"/>
          <w:szCs w:val="20"/>
          <w:lang w:val="en-US"/>
        </w:rPr>
        <w:t>,</w:t>
      </w:r>
      <w:r>
        <w:rPr>
          <w:rFonts w:ascii="Courier" w:hAnsi="Courier" w:cs="Courier"/>
          <w:color w:val="A020F0"/>
          <w:sz w:val="20"/>
          <w:szCs w:val="20"/>
          <w:lang w:val="en-US"/>
        </w:rPr>
        <w:t>'interpreter'</w:t>
      </w:r>
      <w:r>
        <w:rPr>
          <w:rFonts w:ascii="Courier" w:hAnsi="Courier" w:cs="Courier"/>
          <w:color w:val="000000"/>
          <w:sz w:val="20"/>
          <w:szCs w:val="20"/>
          <w:lang w:val="en-US"/>
        </w:rPr>
        <w:t>,</w:t>
      </w:r>
      <w:r>
        <w:rPr>
          <w:rFonts w:ascii="Courier" w:hAnsi="Courier" w:cs="Courier"/>
          <w:color w:val="A020F0"/>
          <w:sz w:val="20"/>
          <w:szCs w:val="20"/>
          <w:lang w:val="en-US"/>
        </w:rPr>
        <w:t>'latex'</w:t>
      </w:r>
      <w:r>
        <w:rPr>
          <w:rFonts w:ascii="Courier" w:hAnsi="Courier" w:cs="Courier"/>
          <w:color w:val="000000"/>
          <w:sz w:val="20"/>
          <w:szCs w:val="20"/>
          <w:lang w:val="en-US"/>
        </w:rPr>
        <w:t>,</w:t>
      </w:r>
      <w:r>
        <w:rPr>
          <w:rFonts w:ascii="Courier" w:hAnsi="Courier" w:cs="Courier"/>
          <w:color w:val="A020F0"/>
          <w:sz w:val="20"/>
          <w:szCs w:val="20"/>
          <w:lang w:val="en-US"/>
        </w:rPr>
        <w:t>'Fontsize'</w:t>
      </w:r>
      <w:r>
        <w:rPr>
          <w:rFonts w:ascii="Courier" w:hAnsi="Courier" w:cs="Courier"/>
          <w:color w:val="000000"/>
          <w:sz w:val="20"/>
          <w:szCs w:val="20"/>
          <w:lang w:val="en-US"/>
        </w:rPr>
        <w:t>,14)</w:t>
      </w:r>
      <w:r w:rsidR="001047BE">
        <w:br w:type="page"/>
      </w:r>
    </w:p>
    <w:p w14:paraId="5B8558BE" w14:textId="59978905" w:rsidR="00AD09A6" w:rsidRDefault="0033347A" w:rsidP="00E91A65">
      <w:pPr>
        <w:pStyle w:val="Heading1"/>
      </w:pPr>
      <w:bookmarkStart w:id="63" w:name="_Toc24206599"/>
      <w:r>
        <w:lastRenderedPageBreak/>
        <w:t>Bibliography</w:t>
      </w:r>
      <w:bookmarkEnd w:id="63"/>
    </w:p>
    <w:p w14:paraId="64FA842A" w14:textId="77777777" w:rsidR="00215BC3" w:rsidRPr="007E19D7" w:rsidRDefault="00AD09A6" w:rsidP="00215BC3">
      <w:pPr>
        <w:pStyle w:val="EndNoteBibliography"/>
        <w:ind w:left="720" w:hanging="720"/>
        <w:rPr>
          <w:noProof/>
        </w:rPr>
      </w:pPr>
      <w:r w:rsidRPr="007E19D7">
        <w:fldChar w:fldCharType="begin"/>
      </w:r>
      <w:r w:rsidRPr="007E19D7">
        <w:instrText xml:space="preserve"> ADDIN EN.REFLIST </w:instrText>
      </w:r>
      <w:r w:rsidRPr="007E19D7">
        <w:fldChar w:fldCharType="separate"/>
      </w:r>
      <w:r w:rsidR="00215BC3" w:rsidRPr="007E19D7">
        <w:rPr>
          <w:noProof/>
        </w:rPr>
        <w:t xml:space="preserve">Chen, K. (2013). </w:t>
      </w:r>
      <w:r w:rsidR="00215BC3" w:rsidRPr="007E19D7">
        <w:rPr>
          <w:i/>
          <w:noProof/>
        </w:rPr>
        <w:t>Heat Generation Measurements of Prismatic Lithium Ion Batteries.</w:t>
      </w:r>
      <w:r w:rsidR="00215BC3" w:rsidRPr="007E19D7">
        <w:rPr>
          <w:noProof/>
        </w:rPr>
        <w:t xml:space="preserve"> University of Waterloo</w:t>
      </w:r>
    </w:p>
    <w:p w14:paraId="357FA2C9" w14:textId="77777777" w:rsidR="00215BC3" w:rsidRPr="007E19D7" w:rsidRDefault="00215BC3" w:rsidP="00215BC3">
      <w:pPr>
        <w:pStyle w:val="EndNoteBibliography"/>
        <w:ind w:left="720" w:hanging="720"/>
        <w:rPr>
          <w:noProof/>
        </w:rPr>
      </w:pPr>
      <w:r w:rsidRPr="007E19D7">
        <w:rPr>
          <w:noProof/>
        </w:rPr>
        <w:t xml:space="preserve">Deng, Y., Feng, C., Jiaqiang, E., Zhu, H., Chen, J., Wen, M. &amp; Yin, H. (2018). 'Effects of different coolants and cooling strategies on the cooling performance of the power lithium ion battery system: A review', </w:t>
      </w:r>
      <w:r w:rsidRPr="007E19D7">
        <w:rPr>
          <w:i/>
          <w:noProof/>
        </w:rPr>
        <w:t>Applied Thermal Engineering,</w:t>
      </w:r>
      <w:r w:rsidRPr="007E19D7">
        <w:rPr>
          <w:noProof/>
        </w:rPr>
        <w:t xml:space="preserve"> 142, pp. 10-29.</w:t>
      </w:r>
    </w:p>
    <w:p w14:paraId="70F1E704" w14:textId="77777777" w:rsidR="00215BC3" w:rsidRPr="007E19D7" w:rsidRDefault="00215BC3" w:rsidP="00215BC3">
      <w:pPr>
        <w:pStyle w:val="EndNoteBibliography"/>
        <w:ind w:left="720" w:hanging="720"/>
        <w:rPr>
          <w:noProof/>
        </w:rPr>
      </w:pPr>
      <w:r w:rsidRPr="007E19D7">
        <w:rPr>
          <w:noProof/>
        </w:rPr>
        <w:t xml:space="preserve">Eberhard, M. &amp; Tarpenning, M. (2006). 'The 21 st century electric car tesla motors', </w:t>
      </w:r>
      <w:r w:rsidRPr="007E19D7">
        <w:rPr>
          <w:i/>
          <w:noProof/>
        </w:rPr>
        <w:t>Tesla Motors</w:t>
      </w:r>
      <w:r w:rsidRPr="007E19D7">
        <w:rPr>
          <w:noProof/>
        </w:rPr>
        <w:t>.</w:t>
      </w:r>
    </w:p>
    <w:p w14:paraId="7532A5F6" w14:textId="77777777" w:rsidR="00215BC3" w:rsidRPr="007E19D7" w:rsidRDefault="00215BC3" w:rsidP="00215BC3">
      <w:pPr>
        <w:pStyle w:val="EndNoteBibliography"/>
        <w:ind w:left="720" w:hanging="720"/>
        <w:rPr>
          <w:noProof/>
        </w:rPr>
      </w:pPr>
      <w:r w:rsidRPr="007E19D7">
        <w:rPr>
          <w:noProof/>
        </w:rPr>
        <w:t xml:space="preserve">Farid, M. M., Khudhair, A. M., Razack, S. A. K. &amp; Al-Hallaj, S. (2004). 'A review on phase change energy storage: materials and applications', </w:t>
      </w:r>
      <w:r w:rsidRPr="007E19D7">
        <w:rPr>
          <w:i/>
          <w:noProof/>
        </w:rPr>
        <w:t>Energy conversion and management,</w:t>
      </w:r>
      <w:r w:rsidRPr="007E19D7">
        <w:rPr>
          <w:noProof/>
        </w:rPr>
        <w:t xml:space="preserve"> 45(9-10), pp. 1597-1615.</w:t>
      </w:r>
    </w:p>
    <w:p w14:paraId="639A6BB4" w14:textId="77777777" w:rsidR="00215BC3" w:rsidRPr="007E19D7" w:rsidRDefault="00215BC3" w:rsidP="00215BC3">
      <w:pPr>
        <w:pStyle w:val="EndNoteBibliography"/>
        <w:ind w:left="720" w:hanging="720"/>
        <w:rPr>
          <w:noProof/>
        </w:rPr>
      </w:pPr>
      <w:r w:rsidRPr="007E19D7">
        <w:rPr>
          <w:noProof/>
        </w:rPr>
        <w:t xml:space="preserve">Halbright, R. &amp; Dunn, M. (2010). 'Case Study: The Toyota Prius', </w:t>
      </w:r>
      <w:r w:rsidRPr="007E19D7">
        <w:rPr>
          <w:i/>
          <w:noProof/>
        </w:rPr>
        <w:t>Managerial Marketing</w:t>
      </w:r>
      <w:r w:rsidRPr="007E19D7">
        <w:rPr>
          <w:noProof/>
        </w:rPr>
        <w:t>.</w:t>
      </w:r>
    </w:p>
    <w:p w14:paraId="6C27DC77" w14:textId="77777777" w:rsidR="00215BC3" w:rsidRPr="007E19D7" w:rsidRDefault="00215BC3" w:rsidP="00215BC3">
      <w:pPr>
        <w:pStyle w:val="EndNoteBibliography"/>
        <w:ind w:left="720" w:hanging="720"/>
        <w:rPr>
          <w:noProof/>
        </w:rPr>
      </w:pPr>
      <w:r w:rsidRPr="007E19D7">
        <w:rPr>
          <w:noProof/>
        </w:rPr>
        <w:t>Jabbari, M. (2019). CAE/CFD LECTURE 6 – MATLAB LIVE. University of Manchester.</w:t>
      </w:r>
    </w:p>
    <w:p w14:paraId="1D953FF4" w14:textId="77777777" w:rsidR="00215BC3" w:rsidRPr="007E19D7" w:rsidRDefault="00215BC3" w:rsidP="00215BC3">
      <w:pPr>
        <w:pStyle w:val="EndNoteBibliography"/>
        <w:ind w:left="720" w:hanging="720"/>
        <w:rPr>
          <w:noProof/>
        </w:rPr>
      </w:pPr>
      <w:r w:rsidRPr="007E19D7">
        <w:rPr>
          <w:noProof/>
        </w:rPr>
        <w:t xml:space="preserve">Liu, B., Jia, Y., Yuan, C., Wang, L., Gao, X., Yin, S. &amp; Xu, J. (2019). 'Safety issues and mechanisms of lithium-ion battery cell upon mechanical abusive loading: a review', </w:t>
      </w:r>
      <w:r w:rsidRPr="007E19D7">
        <w:rPr>
          <w:i/>
          <w:noProof/>
        </w:rPr>
        <w:t>Energy Storage Materials</w:t>
      </w:r>
      <w:r w:rsidRPr="007E19D7">
        <w:rPr>
          <w:noProof/>
        </w:rPr>
        <w:t>.</w:t>
      </w:r>
    </w:p>
    <w:p w14:paraId="394A3559" w14:textId="77777777" w:rsidR="00215BC3" w:rsidRPr="007E19D7" w:rsidRDefault="00215BC3" w:rsidP="00215BC3">
      <w:pPr>
        <w:pStyle w:val="EndNoteBibliography"/>
        <w:ind w:left="720" w:hanging="720"/>
        <w:rPr>
          <w:noProof/>
        </w:rPr>
      </w:pPr>
      <w:r w:rsidRPr="007E19D7">
        <w:rPr>
          <w:noProof/>
        </w:rPr>
        <w:t xml:space="preserve">Liu, H., Wei, Z., He, W. &amp; Zhao, J. (2017). 'Thermal issues about Li-ion batteries and recent progress in battery thermal management systems: A review', </w:t>
      </w:r>
      <w:r w:rsidRPr="007E19D7">
        <w:rPr>
          <w:i/>
          <w:noProof/>
        </w:rPr>
        <w:t>Energy conversion and management,</w:t>
      </w:r>
      <w:r w:rsidRPr="007E19D7">
        <w:rPr>
          <w:noProof/>
        </w:rPr>
        <w:t xml:space="preserve"> 150, pp. 304-330.</w:t>
      </w:r>
    </w:p>
    <w:p w14:paraId="2A191822" w14:textId="77777777" w:rsidR="00215BC3" w:rsidRPr="007E19D7" w:rsidRDefault="00215BC3" w:rsidP="00215BC3">
      <w:pPr>
        <w:pStyle w:val="EndNoteBibliography"/>
        <w:ind w:left="720" w:hanging="720"/>
        <w:rPr>
          <w:noProof/>
        </w:rPr>
      </w:pPr>
      <w:r w:rsidRPr="007E19D7">
        <w:rPr>
          <w:noProof/>
        </w:rPr>
        <w:t xml:space="preserve">Lu, L., Han, X., Li, J., Hua, J. &amp; Ouyang, M. (2013). 'A review on the key issues for lithium-ion battery management in electric vehicles', </w:t>
      </w:r>
      <w:r w:rsidRPr="007E19D7">
        <w:rPr>
          <w:i/>
          <w:noProof/>
        </w:rPr>
        <w:t>Journal of power sources,</w:t>
      </w:r>
      <w:r w:rsidRPr="007E19D7">
        <w:rPr>
          <w:noProof/>
        </w:rPr>
        <w:t xml:space="preserve"> 226, pp. 272-288.</w:t>
      </w:r>
    </w:p>
    <w:p w14:paraId="65A00330" w14:textId="77777777" w:rsidR="00215BC3" w:rsidRPr="007E19D7" w:rsidRDefault="00215BC3" w:rsidP="00215BC3">
      <w:pPr>
        <w:pStyle w:val="EndNoteBibliography"/>
        <w:ind w:left="720" w:hanging="720"/>
        <w:rPr>
          <w:noProof/>
        </w:rPr>
      </w:pPr>
      <w:r w:rsidRPr="007E19D7">
        <w:rPr>
          <w:noProof/>
        </w:rPr>
        <w:t xml:space="preserve">Mei, W., Chen, H., Sun, J. &amp; Wang, Q. (2018). 'Numerical study on tab dimension optimization of lithium-ion battery from the thermal safety perspective', </w:t>
      </w:r>
      <w:r w:rsidRPr="007E19D7">
        <w:rPr>
          <w:i/>
          <w:noProof/>
        </w:rPr>
        <w:t>Applied Thermal Engineering,</w:t>
      </w:r>
      <w:r w:rsidRPr="007E19D7">
        <w:rPr>
          <w:noProof/>
        </w:rPr>
        <w:t xml:space="preserve"> 142, pp. 148-165.</w:t>
      </w:r>
    </w:p>
    <w:p w14:paraId="15C0C51F" w14:textId="77777777" w:rsidR="00215BC3" w:rsidRPr="007E19D7" w:rsidRDefault="00215BC3" w:rsidP="00215BC3">
      <w:pPr>
        <w:pStyle w:val="EndNoteBibliography"/>
        <w:ind w:left="720" w:hanging="720"/>
        <w:rPr>
          <w:noProof/>
        </w:rPr>
      </w:pPr>
      <w:r w:rsidRPr="007E19D7">
        <w:rPr>
          <w:noProof/>
        </w:rPr>
        <w:t xml:space="preserve">Randall, T. (2016). 'Here’s how electric cars will cause the next oil crisis', </w:t>
      </w:r>
      <w:r w:rsidRPr="007E19D7">
        <w:rPr>
          <w:i/>
          <w:noProof/>
        </w:rPr>
        <w:t>Bloomberg, New York, accessed Mar,</w:t>
      </w:r>
      <w:r w:rsidRPr="007E19D7">
        <w:rPr>
          <w:noProof/>
        </w:rPr>
        <w:t xml:space="preserve"> 25, p. 2016.</w:t>
      </w:r>
    </w:p>
    <w:p w14:paraId="3435292F" w14:textId="77777777" w:rsidR="00215BC3" w:rsidRPr="007E19D7" w:rsidRDefault="00215BC3" w:rsidP="00215BC3">
      <w:pPr>
        <w:pStyle w:val="EndNoteBibliography"/>
        <w:ind w:left="720" w:hanging="720"/>
        <w:rPr>
          <w:noProof/>
        </w:rPr>
      </w:pPr>
      <w:r w:rsidRPr="007E19D7">
        <w:rPr>
          <w:noProof/>
        </w:rPr>
        <w:t xml:space="preserve">Shafiee, S. &amp; Topal, E. (2009). 'When will fossil fuel reserves be diminished?', </w:t>
      </w:r>
      <w:r w:rsidRPr="007E19D7">
        <w:rPr>
          <w:i/>
          <w:noProof/>
        </w:rPr>
        <w:t>Energy policy,</w:t>
      </w:r>
      <w:r w:rsidRPr="007E19D7">
        <w:rPr>
          <w:noProof/>
        </w:rPr>
        <w:t xml:space="preserve"> 37(1), pp. 181-189.</w:t>
      </w:r>
    </w:p>
    <w:p w14:paraId="375E1D89" w14:textId="77777777" w:rsidR="00215BC3" w:rsidRPr="007E19D7" w:rsidRDefault="00215BC3" w:rsidP="00215BC3">
      <w:pPr>
        <w:pStyle w:val="EndNoteBibliography"/>
        <w:ind w:left="720" w:hanging="720"/>
        <w:rPr>
          <w:noProof/>
        </w:rPr>
      </w:pPr>
      <w:r w:rsidRPr="007E19D7">
        <w:rPr>
          <w:noProof/>
        </w:rPr>
        <w:t xml:space="preserve">Smil, V. (2016). </w:t>
      </w:r>
      <w:r w:rsidRPr="007E19D7">
        <w:rPr>
          <w:i/>
          <w:noProof/>
        </w:rPr>
        <w:t>Energy transitions: global and national perspectives</w:t>
      </w:r>
      <w:r w:rsidRPr="007E19D7">
        <w:rPr>
          <w:noProof/>
        </w:rPr>
        <w:t>: ABC-CLIO.</w:t>
      </w:r>
    </w:p>
    <w:p w14:paraId="0A578945" w14:textId="77777777" w:rsidR="00215BC3" w:rsidRPr="007E19D7" w:rsidRDefault="00215BC3" w:rsidP="00215BC3">
      <w:pPr>
        <w:pStyle w:val="EndNoteBibliography"/>
        <w:ind w:left="720" w:hanging="720"/>
        <w:rPr>
          <w:noProof/>
        </w:rPr>
      </w:pPr>
      <w:r w:rsidRPr="007E19D7">
        <w:rPr>
          <w:noProof/>
        </w:rPr>
        <w:t xml:space="preserve">Worwood, D., Kellner, Q., Wojtala, M., Widanage, W., McGlen, R., Greenwood, D. &amp; Marco, J. (2017). 'A new approach to the internal thermal management of cylindrical battery cells for automotive applications', </w:t>
      </w:r>
      <w:r w:rsidRPr="007E19D7">
        <w:rPr>
          <w:i/>
          <w:noProof/>
        </w:rPr>
        <w:t>Journal of Power Sources,</w:t>
      </w:r>
      <w:r w:rsidRPr="007E19D7">
        <w:rPr>
          <w:noProof/>
        </w:rPr>
        <w:t xml:space="preserve"> 346, pp. 151-166.</w:t>
      </w:r>
    </w:p>
    <w:p w14:paraId="58CFBD61" w14:textId="752AA673" w:rsidR="006F3A50" w:rsidRPr="007E19D7" w:rsidRDefault="00AD09A6" w:rsidP="00215BC3">
      <w:pPr>
        <w:rPr>
          <w:sz w:val="22"/>
          <w:szCs w:val="22"/>
        </w:rPr>
      </w:pPr>
      <w:r w:rsidRPr="007E19D7">
        <w:lastRenderedPageBreak/>
        <w:fldChar w:fldCharType="end"/>
      </w:r>
    </w:p>
    <w:sectPr w:rsidR="006F3A50" w:rsidRPr="007E19D7" w:rsidSect="00B972B7">
      <w:footerReference w:type="even" r:id="rId21"/>
      <w:footerReference w:type="default" r:id="rId22"/>
      <w:pgSz w:w="11900" w:h="16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9" w:author="Microsoft Office User" w:date="2019-11-09T17:31:00Z" w:initials="MOU">
    <w:p w14:paraId="0B1C5A91" w14:textId="072F02BE" w:rsidR="00A80CCC" w:rsidRDefault="00A80CCC">
      <w:pPr>
        <w:pStyle w:val="CommentText"/>
      </w:pPr>
      <w:r>
        <w:rPr>
          <w:rStyle w:val="CommentReference"/>
        </w:rPr>
        <w:annotationRef/>
      </w:r>
      <w:r>
        <w:t>Do you mean optimum?</w:t>
      </w:r>
    </w:p>
  </w:comment>
  <w:comment w:id="23" w:author="Microsoft Office User" w:date="2019-11-09T17:33:00Z" w:initials="MOU">
    <w:p w14:paraId="6F3F77B7" w14:textId="3C3D1F36" w:rsidR="00A66677" w:rsidRDefault="00A66677">
      <w:pPr>
        <w:pStyle w:val="CommentText"/>
      </w:pPr>
      <w:r>
        <w:rPr>
          <w:rStyle w:val="CommentReference"/>
        </w:rPr>
        <w:annotationRef/>
      </w:r>
      <w:r>
        <w:t>This is redundant; you said in the first sentence that it is to benefit the EV industry.</w:t>
      </w:r>
    </w:p>
  </w:comment>
  <w:comment w:id="24" w:author="Microsoft Office User" w:date="2019-11-09T17:34:00Z" w:initials="MOU">
    <w:p w14:paraId="190B0900" w14:textId="25131018" w:rsidR="00A66677" w:rsidRDefault="00A66677">
      <w:pPr>
        <w:pStyle w:val="CommentText"/>
      </w:pPr>
      <w:r>
        <w:rPr>
          <w:rStyle w:val="CommentReference"/>
        </w:rPr>
        <w:annotationRef/>
      </w:r>
      <w:r>
        <w:t>Question: can these use Lithium ion batteries for storing solar energy for example? I don’t know the answer to this. I think the issue is cost and so solar PV installations don’t use battery storage; they just use solar power during the day and electricity from the grid in the evening or when there isn’t enough solar. I am only asking. I don’t know the answer so don’t add it on my account without doing research.</w:t>
      </w:r>
    </w:p>
  </w:comment>
  <w:comment w:id="30" w:author="Microsoft Office User" w:date="2019-11-10T05:34:00Z" w:initials="MOU">
    <w:p w14:paraId="2E2FA7A6" w14:textId="5813FFC2" w:rsidR="001318A9" w:rsidRDefault="001318A9">
      <w:pPr>
        <w:pStyle w:val="CommentText"/>
      </w:pPr>
      <w:r>
        <w:rPr>
          <w:rStyle w:val="CommentReference"/>
        </w:rPr>
        <w:annotationRef/>
      </w:r>
      <w:r>
        <w:t>Is this a typo?</w:t>
      </w:r>
    </w:p>
  </w:comment>
  <w:comment w:id="31" w:author="Microsoft Office User" w:date="2019-11-10T05:34:00Z" w:initials="MOU">
    <w:p w14:paraId="12478F3E" w14:textId="2CA85AAA" w:rsidR="001318A9" w:rsidRDefault="001318A9">
      <w:pPr>
        <w:pStyle w:val="CommentText"/>
      </w:pPr>
      <w:r>
        <w:rPr>
          <w:rStyle w:val="CommentReference"/>
        </w:rPr>
        <w:annotationRef/>
      </w:r>
      <w:r>
        <w:t xml:space="preserve">Particularly if the numerical </w:t>
      </w:r>
      <w:proofErr w:type="gramStart"/>
      <w:r>
        <w:t>model  is</w:t>
      </w:r>
      <w:proofErr w:type="gramEnd"/>
      <w:r>
        <w:t xml:space="preserve"> validated using experimental data</w:t>
      </w:r>
    </w:p>
  </w:comment>
  <w:comment w:id="39" w:author="Microsoft Office User" w:date="2019-11-10T05:37:00Z" w:initials="MOU">
    <w:p w14:paraId="17C55C2A" w14:textId="67B835D2" w:rsidR="001318A9" w:rsidRDefault="001318A9">
      <w:pPr>
        <w:pStyle w:val="CommentText"/>
      </w:pPr>
      <w:r>
        <w:rPr>
          <w:rStyle w:val="CommentReference"/>
        </w:rPr>
        <w:annotationRef/>
      </w:r>
      <w:r>
        <w:t>This is to ensure grid independence of the solution, not to reduce computing time.</w:t>
      </w:r>
    </w:p>
  </w:comment>
  <w:comment w:id="42" w:author="Microsoft Office User" w:date="2019-11-10T05:41:00Z" w:initials="MOU">
    <w:p w14:paraId="15C70BD0" w14:textId="4EE3418F" w:rsidR="001318A9" w:rsidRDefault="001318A9">
      <w:pPr>
        <w:pStyle w:val="CommentText"/>
      </w:pPr>
      <w:r>
        <w:rPr>
          <w:rStyle w:val="CommentReference"/>
        </w:rPr>
        <w:annotationRef/>
      </w:r>
      <w:r>
        <w:t>Are you doing laboratory experiments? I thought you were doing only the numerical simulation?</w:t>
      </w:r>
    </w:p>
  </w:comment>
  <w:comment w:id="45" w:author="Microsoft Office User" w:date="2019-11-10T05:45:00Z" w:initials="MOU">
    <w:p w14:paraId="5BA827E5" w14:textId="2F820BB8" w:rsidR="009864E4" w:rsidRDefault="009864E4">
      <w:pPr>
        <w:pStyle w:val="CommentText"/>
      </w:pPr>
      <w:r>
        <w:rPr>
          <w:rStyle w:val="CommentReference"/>
        </w:rPr>
        <w:annotationRef/>
      </w:r>
      <w:r>
        <w:t>Keep numbering the equations and refer to them by number</w:t>
      </w:r>
    </w:p>
  </w:comment>
  <w:comment w:id="57" w:author="Microsoft Office User" w:date="2019-11-10T06:05:00Z" w:initials="MOU">
    <w:p w14:paraId="60BC4BCE" w14:textId="6FBAA206" w:rsidR="008C3988" w:rsidRDefault="008C3988">
      <w:pPr>
        <w:pStyle w:val="CommentText"/>
      </w:pPr>
      <w:r>
        <w:rPr>
          <w:rStyle w:val="CommentReference"/>
        </w:rPr>
        <w:annotationRef/>
      </w:r>
      <w:r>
        <w:t xml:space="preserve">Need to refer to figure 3 in the text of your </w:t>
      </w:r>
      <w:r>
        <w:t>report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B1C5A91" w15:done="0"/>
  <w15:commentEx w15:paraId="6F3F77B7" w15:done="0"/>
  <w15:commentEx w15:paraId="190B0900" w15:done="0"/>
  <w15:commentEx w15:paraId="2E2FA7A6" w15:done="0"/>
  <w15:commentEx w15:paraId="12478F3E" w15:done="0"/>
  <w15:commentEx w15:paraId="17C55C2A" w15:done="0"/>
  <w15:commentEx w15:paraId="15C70BD0" w15:done="0"/>
  <w15:commentEx w15:paraId="5BA827E5" w15:done="0"/>
  <w15:commentEx w15:paraId="60BC4BC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B1C5A91" w16cid:durableId="21717678"/>
  <w16cid:commentId w16cid:paraId="6F3F77B7" w16cid:durableId="217176DA"/>
  <w16cid:commentId w16cid:paraId="190B0900" w16cid:durableId="21717734"/>
  <w16cid:commentId w16cid:paraId="2E2FA7A6" w16cid:durableId="21721FCC"/>
  <w16cid:commentId w16cid:paraId="12478F3E" w16cid:durableId="21721FE2"/>
  <w16cid:commentId w16cid:paraId="17C55C2A" w16cid:durableId="2172209C"/>
  <w16cid:commentId w16cid:paraId="15C70BD0" w16cid:durableId="2172218F"/>
  <w16cid:commentId w16cid:paraId="5BA827E5" w16cid:durableId="2172226C"/>
  <w16cid:commentId w16cid:paraId="60BC4BCE" w16cid:durableId="2172272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E04C3D" w14:textId="77777777" w:rsidR="00661CBF" w:rsidRDefault="00661CBF" w:rsidP="00B118AC">
      <w:r>
        <w:separator/>
      </w:r>
    </w:p>
  </w:endnote>
  <w:endnote w:type="continuationSeparator" w:id="0">
    <w:p w14:paraId="506F00C5" w14:textId="77777777" w:rsidR="00661CBF" w:rsidRDefault="00661CBF" w:rsidP="00B118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67800997"/>
      <w:docPartObj>
        <w:docPartGallery w:val="Page Numbers (Bottom of Page)"/>
        <w:docPartUnique/>
      </w:docPartObj>
    </w:sdtPr>
    <w:sdtContent>
      <w:p w14:paraId="02E160AF" w14:textId="07EFE97C" w:rsidR="001F0BED" w:rsidRDefault="001F0BED" w:rsidP="003F2E3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011CC18" w14:textId="77777777" w:rsidR="001F0BED" w:rsidRDefault="001F0BED" w:rsidP="00B118A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09474793"/>
      <w:docPartObj>
        <w:docPartGallery w:val="Page Numbers (Bottom of Page)"/>
        <w:docPartUnique/>
      </w:docPartObj>
    </w:sdtPr>
    <w:sdtContent>
      <w:p w14:paraId="3D767CA9" w14:textId="7FF8A817" w:rsidR="001F0BED" w:rsidRDefault="001F0BED" w:rsidP="003F2E3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3E2E16BF" w14:textId="77777777" w:rsidR="001F0BED" w:rsidRDefault="001F0BED" w:rsidP="00B118A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63FE22" w14:textId="77777777" w:rsidR="00661CBF" w:rsidRDefault="00661CBF" w:rsidP="00B118AC">
      <w:r>
        <w:separator/>
      </w:r>
    </w:p>
  </w:footnote>
  <w:footnote w:type="continuationSeparator" w:id="0">
    <w:p w14:paraId="0D3080A1" w14:textId="77777777" w:rsidR="00661CBF" w:rsidRDefault="00661CBF" w:rsidP="00B118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5D1181"/>
    <w:multiLevelType w:val="multilevel"/>
    <w:tmpl w:val="8C925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FDC17DA"/>
    <w:multiLevelType w:val="hybridMultilevel"/>
    <w:tmpl w:val="7952CB1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12A16E9C"/>
    <w:multiLevelType w:val="hybridMultilevel"/>
    <w:tmpl w:val="375AEFC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C620D74"/>
    <w:multiLevelType w:val="hybridMultilevel"/>
    <w:tmpl w:val="C20E113A"/>
    <w:lvl w:ilvl="0" w:tplc="04090003">
      <w:start w:val="1"/>
      <w:numFmt w:val="bullet"/>
      <w:lvlText w:val="o"/>
      <w:lvlJc w:val="left"/>
      <w:pPr>
        <w:ind w:left="720" w:hanging="360"/>
      </w:pPr>
      <w:rPr>
        <w:rFonts w:ascii="Courier New" w:hAnsi="Courier New" w:cs="Courier New"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FF42A8"/>
    <w:multiLevelType w:val="multilevel"/>
    <w:tmpl w:val="E1423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CD9393C"/>
    <w:multiLevelType w:val="hybridMultilevel"/>
    <w:tmpl w:val="D422C2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0E2A55"/>
    <w:multiLevelType w:val="hybridMultilevel"/>
    <w:tmpl w:val="279E30DA"/>
    <w:lvl w:ilvl="0" w:tplc="E41215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FEE4EF6"/>
    <w:multiLevelType w:val="hybridMultilevel"/>
    <w:tmpl w:val="0750D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D84794D"/>
    <w:multiLevelType w:val="hybridMultilevel"/>
    <w:tmpl w:val="B2BEA9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8C22A2"/>
    <w:multiLevelType w:val="hybridMultilevel"/>
    <w:tmpl w:val="CCD004A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B35537"/>
    <w:multiLevelType w:val="hybridMultilevel"/>
    <w:tmpl w:val="D0B660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42529AB"/>
    <w:multiLevelType w:val="hybridMultilevel"/>
    <w:tmpl w:val="8668D8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02A5161"/>
    <w:multiLevelType w:val="multilevel"/>
    <w:tmpl w:val="7074B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9840F68"/>
    <w:multiLevelType w:val="hybridMultilevel"/>
    <w:tmpl w:val="92649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1"/>
  </w:num>
  <w:num w:numId="3">
    <w:abstractNumId w:val="6"/>
  </w:num>
  <w:num w:numId="4">
    <w:abstractNumId w:val="3"/>
  </w:num>
  <w:num w:numId="5">
    <w:abstractNumId w:val="5"/>
  </w:num>
  <w:num w:numId="6">
    <w:abstractNumId w:val="0"/>
  </w:num>
  <w:num w:numId="7">
    <w:abstractNumId w:val="4"/>
  </w:num>
  <w:num w:numId="8">
    <w:abstractNumId w:val="7"/>
  </w:num>
  <w:num w:numId="9">
    <w:abstractNumId w:val="9"/>
  </w:num>
  <w:num w:numId="10">
    <w:abstractNumId w:val="1"/>
  </w:num>
  <w:num w:numId="11">
    <w:abstractNumId w:val="12"/>
  </w:num>
  <w:num w:numId="12">
    <w:abstractNumId w:val="10"/>
  </w:num>
  <w:num w:numId="13">
    <w:abstractNumId w:val="8"/>
  </w:num>
  <w:num w:numId="1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53"/>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Harvard_Manchester&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tpze92pu5wfaze2dpbpwa0ivxzstt2dvx09&quot;&gt;My EndNote Library&lt;record-ids&gt;&lt;item&gt;5&lt;/item&gt;&lt;item&gt;6&lt;/item&gt;&lt;item&gt;7&lt;/item&gt;&lt;item&gt;8&lt;/item&gt;&lt;item&gt;9&lt;/item&gt;&lt;item&gt;10&lt;/item&gt;&lt;item&gt;11&lt;/item&gt;&lt;item&gt;13&lt;/item&gt;&lt;item&gt;14&lt;/item&gt;&lt;item&gt;15&lt;/item&gt;&lt;item&gt;16&lt;/item&gt;&lt;item&gt;17&lt;/item&gt;&lt;item&gt;18&lt;/item&gt;&lt;item&gt;19&lt;/item&gt;&lt;/record-ids&gt;&lt;/item&gt;&lt;/Libraries&gt;"/>
    <w:docVar w:name="EN.ReferenceGroups" w:val="&lt;reference-groups&gt;&lt;reference-group&gt;&lt;kind&gt;1&lt;/kind&gt;&lt;heading&gt;Primary Sources&lt;/heading&gt;&lt;alignment&gt;-1&lt;/alignment&gt;&lt;records&gt;&lt;/records&gt;&lt;/reference-group&gt;&lt;reference-group&gt;&lt;kind&gt;1&lt;/kind&gt;&lt;heading&gt;Secondary Sources&lt;/heading&gt;&lt;alignment&gt;-1&lt;/alignment&gt;&lt;records&gt;&lt;/records&gt;&lt;/reference-group&gt;&lt;/reference-groups&gt;"/>
  </w:docVars>
  <w:rsids>
    <w:rsidRoot w:val="00B972B7"/>
    <w:rsid w:val="00002F03"/>
    <w:rsid w:val="00012F70"/>
    <w:rsid w:val="00026CAE"/>
    <w:rsid w:val="00032728"/>
    <w:rsid w:val="00036514"/>
    <w:rsid w:val="00044337"/>
    <w:rsid w:val="0005081B"/>
    <w:rsid w:val="00054E5E"/>
    <w:rsid w:val="00065722"/>
    <w:rsid w:val="0006592A"/>
    <w:rsid w:val="0007163A"/>
    <w:rsid w:val="000768A9"/>
    <w:rsid w:val="0008712D"/>
    <w:rsid w:val="0009072F"/>
    <w:rsid w:val="000A4DE9"/>
    <w:rsid w:val="000A56D4"/>
    <w:rsid w:val="000B7C1E"/>
    <w:rsid w:val="000C09CC"/>
    <w:rsid w:val="000C1338"/>
    <w:rsid w:val="000C7895"/>
    <w:rsid w:val="000E34D7"/>
    <w:rsid w:val="001047BE"/>
    <w:rsid w:val="0010494F"/>
    <w:rsid w:val="00113B58"/>
    <w:rsid w:val="001318A9"/>
    <w:rsid w:val="00134E73"/>
    <w:rsid w:val="00136B55"/>
    <w:rsid w:val="0014285C"/>
    <w:rsid w:val="00162758"/>
    <w:rsid w:val="00172F07"/>
    <w:rsid w:val="001748A2"/>
    <w:rsid w:val="00185941"/>
    <w:rsid w:val="001859D6"/>
    <w:rsid w:val="0019269B"/>
    <w:rsid w:val="001B6702"/>
    <w:rsid w:val="001B6DCB"/>
    <w:rsid w:val="001B7318"/>
    <w:rsid w:val="001D171B"/>
    <w:rsid w:val="001F0BED"/>
    <w:rsid w:val="001F5480"/>
    <w:rsid w:val="0020401A"/>
    <w:rsid w:val="00215BC3"/>
    <w:rsid w:val="00222AF3"/>
    <w:rsid w:val="00227D5F"/>
    <w:rsid w:val="0023201F"/>
    <w:rsid w:val="00236880"/>
    <w:rsid w:val="002446AA"/>
    <w:rsid w:val="00245368"/>
    <w:rsid w:val="002465A3"/>
    <w:rsid w:val="00265EFB"/>
    <w:rsid w:val="00267EB8"/>
    <w:rsid w:val="002751F4"/>
    <w:rsid w:val="0027712D"/>
    <w:rsid w:val="0028268A"/>
    <w:rsid w:val="0029010A"/>
    <w:rsid w:val="00296206"/>
    <w:rsid w:val="00296D6D"/>
    <w:rsid w:val="002B040E"/>
    <w:rsid w:val="002B62D5"/>
    <w:rsid w:val="002C0BF4"/>
    <w:rsid w:val="002E15D5"/>
    <w:rsid w:val="00321A52"/>
    <w:rsid w:val="00322CA3"/>
    <w:rsid w:val="00324FA5"/>
    <w:rsid w:val="0032567B"/>
    <w:rsid w:val="0033347A"/>
    <w:rsid w:val="00334E84"/>
    <w:rsid w:val="003401FE"/>
    <w:rsid w:val="00365691"/>
    <w:rsid w:val="00371140"/>
    <w:rsid w:val="00372C5A"/>
    <w:rsid w:val="00372E7D"/>
    <w:rsid w:val="00377324"/>
    <w:rsid w:val="00377486"/>
    <w:rsid w:val="00385E01"/>
    <w:rsid w:val="00386244"/>
    <w:rsid w:val="003A0A86"/>
    <w:rsid w:val="003A11C4"/>
    <w:rsid w:val="003C6AFA"/>
    <w:rsid w:val="003D0E1A"/>
    <w:rsid w:val="003F210B"/>
    <w:rsid w:val="003F2E3D"/>
    <w:rsid w:val="003F5126"/>
    <w:rsid w:val="00424DC9"/>
    <w:rsid w:val="00437546"/>
    <w:rsid w:val="00437F7F"/>
    <w:rsid w:val="00446549"/>
    <w:rsid w:val="00496534"/>
    <w:rsid w:val="004A2A8D"/>
    <w:rsid w:val="004A3273"/>
    <w:rsid w:val="004C2966"/>
    <w:rsid w:val="004D7180"/>
    <w:rsid w:val="00514B25"/>
    <w:rsid w:val="005227E3"/>
    <w:rsid w:val="00525A49"/>
    <w:rsid w:val="0053412A"/>
    <w:rsid w:val="00535A5F"/>
    <w:rsid w:val="00551BE5"/>
    <w:rsid w:val="0057270E"/>
    <w:rsid w:val="005808FE"/>
    <w:rsid w:val="00583300"/>
    <w:rsid w:val="00590043"/>
    <w:rsid w:val="00593FB6"/>
    <w:rsid w:val="005D0ED0"/>
    <w:rsid w:val="005D6DFE"/>
    <w:rsid w:val="005D76AF"/>
    <w:rsid w:val="005D77C3"/>
    <w:rsid w:val="005F0E50"/>
    <w:rsid w:val="005F441E"/>
    <w:rsid w:val="0060689D"/>
    <w:rsid w:val="00607696"/>
    <w:rsid w:val="00610535"/>
    <w:rsid w:val="0063139D"/>
    <w:rsid w:val="00652DD0"/>
    <w:rsid w:val="00652DD4"/>
    <w:rsid w:val="0066047A"/>
    <w:rsid w:val="00661CBF"/>
    <w:rsid w:val="00664562"/>
    <w:rsid w:val="006669D8"/>
    <w:rsid w:val="00673660"/>
    <w:rsid w:val="00695136"/>
    <w:rsid w:val="006A29E2"/>
    <w:rsid w:val="006A2C2C"/>
    <w:rsid w:val="006E5C2A"/>
    <w:rsid w:val="006E7B3E"/>
    <w:rsid w:val="006F3A50"/>
    <w:rsid w:val="006F6136"/>
    <w:rsid w:val="006F6DAF"/>
    <w:rsid w:val="007205D1"/>
    <w:rsid w:val="0072427A"/>
    <w:rsid w:val="0072439F"/>
    <w:rsid w:val="00725A6B"/>
    <w:rsid w:val="007329C4"/>
    <w:rsid w:val="00735866"/>
    <w:rsid w:val="00750F7B"/>
    <w:rsid w:val="00773E7D"/>
    <w:rsid w:val="007758D5"/>
    <w:rsid w:val="007775C3"/>
    <w:rsid w:val="00781A2D"/>
    <w:rsid w:val="0078634B"/>
    <w:rsid w:val="007866A0"/>
    <w:rsid w:val="00792847"/>
    <w:rsid w:val="007A4E69"/>
    <w:rsid w:val="007B4212"/>
    <w:rsid w:val="007C7B8E"/>
    <w:rsid w:val="007E19D7"/>
    <w:rsid w:val="007E1ACF"/>
    <w:rsid w:val="007E2BD1"/>
    <w:rsid w:val="008053B7"/>
    <w:rsid w:val="00805DBD"/>
    <w:rsid w:val="008100B7"/>
    <w:rsid w:val="008240D1"/>
    <w:rsid w:val="00831A57"/>
    <w:rsid w:val="008322A7"/>
    <w:rsid w:val="00851D91"/>
    <w:rsid w:val="00872082"/>
    <w:rsid w:val="0087512E"/>
    <w:rsid w:val="00887052"/>
    <w:rsid w:val="008C1FCB"/>
    <w:rsid w:val="008C3988"/>
    <w:rsid w:val="008E5578"/>
    <w:rsid w:val="008F1D6A"/>
    <w:rsid w:val="00906FE3"/>
    <w:rsid w:val="0091585D"/>
    <w:rsid w:val="00917BDC"/>
    <w:rsid w:val="00923129"/>
    <w:rsid w:val="00924310"/>
    <w:rsid w:val="0093376D"/>
    <w:rsid w:val="00936D78"/>
    <w:rsid w:val="00937376"/>
    <w:rsid w:val="00947B4F"/>
    <w:rsid w:val="00960825"/>
    <w:rsid w:val="00963F27"/>
    <w:rsid w:val="00971696"/>
    <w:rsid w:val="009820FD"/>
    <w:rsid w:val="009864E4"/>
    <w:rsid w:val="00996D14"/>
    <w:rsid w:val="009A0B5B"/>
    <w:rsid w:val="009A5383"/>
    <w:rsid w:val="009A69BF"/>
    <w:rsid w:val="009B1CBC"/>
    <w:rsid w:val="009C0CE0"/>
    <w:rsid w:val="009D4FA7"/>
    <w:rsid w:val="009F499B"/>
    <w:rsid w:val="00A062B4"/>
    <w:rsid w:val="00A06605"/>
    <w:rsid w:val="00A1506F"/>
    <w:rsid w:val="00A170F1"/>
    <w:rsid w:val="00A34544"/>
    <w:rsid w:val="00A41387"/>
    <w:rsid w:val="00A42960"/>
    <w:rsid w:val="00A5255E"/>
    <w:rsid w:val="00A61858"/>
    <w:rsid w:val="00A622E2"/>
    <w:rsid w:val="00A66677"/>
    <w:rsid w:val="00A729F8"/>
    <w:rsid w:val="00A80CCC"/>
    <w:rsid w:val="00A933B1"/>
    <w:rsid w:val="00A97429"/>
    <w:rsid w:val="00A97F77"/>
    <w:rsid w:val="00AB2721"/>
    <w:rsid w:val="00AB71D8"/>
    <w:rsid w:val="00AC6D4D"/>
    <w:rsid w:val="00AD09A6"/>
    <w:rsid w:val="00AD4506"/>
    <w:rsid w:val="00AD7504"/>
    <w:rsid w:val="00AF0C89"/>
    <w:rsid w:val="00AF0FA8"/>
    <w:rsid w:val="00AF6C26"/>
    <w:rsid w:val="00B118AC"/>
    <w:rsid w:val="00B201C7"/>
    <w:rsid w:val="00B42F3A"/>
    <w:rsid w:val="00B463DC"/>
    <w:rsid w:val="00B466A6"/>
    <w:rsid w:val="00B53842"/>
    <w:rsid w:val="00B80EFC"/>
    <w:rsid w:val="00B914BB"/>
    <w:rsid w:val="00B94373"/>
    <w:rsid w:val="00B972B7"/>
    <w:rsid w:val="00B97C43"/>
    <w:rsid w:val="00BA0AD9"/>
    <w:rsid w:val="00BB1055"/>
    <w:rsid w:val="00BC65AE"/>
    <w:rsid w:val="00BD69C0"/>
    <w:rsid w:val="00BF0C28"/>
    <w:rsid w:val="00BF263E"/>
    <w:rsid w:val="00BF7515"/>
    <w:rsid w:val="00C0184F"/>
    <w:rsid w:val="00C03BB7"/>
    <w:rsid w:val="00C113B9"/>
    <w:rsid w:val="00C217E6"/>
    <w:rsid w:val="00C379C0"/>
    <w:rsid w:val="00C52809"/>
    <w:rsid w:val="00C550DA"/>
    <w:rsid w:val="00C55E84"/>
    <w:rsid w:val="00C62B49"/>
    <w:rsid w:val="00C77C29"/>
    <w:rsid w:val="00C97BD1"/>
    <w:rsid w:val="00C97E14"/>
    <w:rsid w:val="00CA0A8D"/>
    <w:rsid w:val="00CA7146"/>
    <w:rsid w:val="00CB7DED"/>
    <w:rsid w:val="00CD1663"/>
    <w:rsid w:val="00CE34E4"/>
    <w:rsid w:val="00CE7FB1"/>
    <w:rsid w:val="00D0027E"/>
    <w:rsid w:val="00D02AF8"/>
    <w:rsid w:val="00D17C85"/>
    <w:rsid w:val="00D17FFB"/>
    <w:rsid w:val="00D23308"/>
    <w:rsid w:val="00D5221C"/>
    <w:rsid w:val="00D535C4"/>
    <w:rsid w:val="00D57433"/>
    <w:rsid w:val="00D653EE"/>
    <w:rsid w:val="00D657D4"/>
    <w:rsid w:val="00D72084"/>
    <w:rsid w:val="00D94CCA"/>
    <w:rsid w:val="00DB1565"/>
    <w:rsid w:val="00DC0C3E"/>
    <w:rsid w:val="00DC4736"/>
    <w:rsid w:val="00DC60D0"/>
    <w:rsid w:val="00DD02F0"/>
    <w:rsid w:val="00DD4912"/>
    <w:rsid w:val="00DE64B5"/>
    <w:rsid w:val="00DE7DD8"/>
    <w:rsid w:val="00DF5A13"/>
    <w:rsid w:val="00DF7500"/>
    <w:rsid w:val="00E048ED"/>
    <w:rsid w:val="00E10980"/>
    <w:rsid w:val="00E132B5"/>
    <w:rsid w:val="00E14281"/>
    <w:rsid w:val="00E24C9C"/>
    <w:rsid w:val="00E263C4"/>
    <w:rsid w:val="00E27E78"/>
    <w:rsid w:val="00E41932"/>
    <w:rsid w:val="00E577D5"/>
    <w:rsid w:val="00E630B8"/>
    <w:rsid w:val="00E64186"/>
    <w:rsid w:val="00E812A2"/>
    <w:rsid w:val="00E91A65"/>
    <w:rsid w:val="00EB0D83"/>
    <w:rsid w:val="00EB3C8D"/>
    <w:rsid w:val="00EC0006"/>
    <w:rsid w:val="00EC0CB4"/>
    <w:rsid w:val="00EC3F5F"/>
    <w:rsid w:val="00EC4DBA"/>
    <w:rsid w:val="00ED325C"/>
    <w:rsid w:val="00EF135D"/>
    <w:rsid w:val="00EF1BAE"/>
    <w:rsid w:val="00EF760B"/>
    <w:rsid w:val="00EF7DC5"/>
    <w:rsid w:val="00F021AD"/>
    <w:rsid w:val="00F03EED"/>
    <w:rsid w:val="00F16EA4"/>
    <w:rsid w:val="00F25A66"/>
    <w:rsid w:val="00F725CB"/>
    <w:rsid w:val="00F76D30"/>
    <w:rsid w:val="00F776EA"/>
    <w:rsid w:val="00F8179B"/>
    <w:rsid w:val="00F867BA"/>
    <w:rsid w:val="00FA14A5"/>
    <w:rsid w:val="00FA2080"/>
    <w:rsid w:val="00FA4416"/>
    <w:rsid w:val="00FB6866"/>
    <w:rsid w:val="00FC2AE1"/>
    <w:rsid w:val="00FF043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3E92A0"/>
  <w15:chartTrackingRefBased/>
  <w15:docId w15:val="{096652D0-3BD7-0E4E-BAD9-CB5C1E45D6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653EE"/>
    <w:rPr>
      <w:lang w:val="en-GB"/>
    </w:rPr>
  </w:style>
  <w:style w:type="paragraph" w:styleId="Heading1">
    <w:name w:val="heading 1"/>
    <w:basedOn w:val="Normal"/>
    <w:next w:val="Normal"/>
    <w:link w:val="Heading1Char"/>
    <w:uiPriority w:val="9"/>
    <w:qFormat/>
    <w:rsid w:val="00917BD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15D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34544"/>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7208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972B7"/>
    <w:rPr>
      <w:rFonts w:eastAsiaTheme="minorEastAsia"/>
      <w:sz w:val="22"/>
      <w:szCs w:val="22"/>
      <w:lang w:eastAsia="zh-CN"/>
    </w:rPr>
  </w:style>
  <w:style w:type="character" w:customStyle="1" w:styleId="NoSpacingChar">
    <w:name w:val="No Spacing Char"/>
    <w:basedOn w:val="DefaultParagraphFont"/>
    <w:link w:val="NoSpacing"/>
    <w:uiPriority w:val="1"/>
    <w:rsid w:val="00B972B7"/>
    <w:rPr>
      <w:rFonts w:eastAsiaTheme="minorEastAsia"/>
      <w:sz w:val="22"/>
      <w:szCs w:val="22"/>
      <w:lang w:eastAsia="zh-CN"/>
    </w:rPr>
  </w:style>
  <w:style w:type="paragraph" w:styleId="TOC1">
    <w:name w:val="toc 1"/>
    <w:basedOn w:val="Normal"/>
    <w:next w:val="Normal"/>
    <w:autoRedefine/>
    <w:uiPriority w:val="39"/>
    <w:unhideWhenUsed/>
    <w:rsid w:val="00C97E14"/>
    <w:pPr>
      <w:spacing w:before="120" w:after="120"/>
    </w:pPr>
    <w:rPr>
      <w:rFonts w:cstheme="minorHAnsi"/>
      <w:b/>
      <w:bCs/>
      <w:caps/>
      <w:sz w:val="22"/>
    </w:rPr>
  </w:style>
  <w:style w:type="paragraph" w:styleId="TOC2">
    <w:name w:val="toc 2"/>
    <w:basedOn w:val="Normal"/>
    <w:next w:val="Normal"/>
    <w:autoRedefine/>
    <w:uiPriority w:val="39"/>
    <w:unhideWhenUsed/>
    <w:rsid w:val="00C97E14"/>
    <w:pPr>
      <w:ind w:left="240"/>
    </w:pPr>
    <w:rPr>
      <w:rFonts w:cstheme="minorHAnsi"/>
      <w:smallCaps/>
      <w:sz w:val="22"/>
    </w:rPr>
  </w:style>
  <w:style w:type="paragraph" w:styleId="TOC3">
    <w:name w:val="toc 3"/>
    <w:basedOn w:val="Normal"/>
    <w:next w:val="Normal"/>
    <w:autoRedefine/>
    <w:uiPriority w:val="39"/>
    <w:unhideWhenUsed/>
    <w:rsid w:val="00C97E14"/>
    <w:pPr>
      <w:ind w:left="480"/>
    </w:pPr>
    <w:rPr>
      <w:rFonts w:cstheme="minorHAnsi"/>
      <w:i/>
      <w:iCs/>
      <w:sz w:val="20"/>
    </w:rPr>
  </w:style>
  <w:style w:type="paragraph" w:styleId="TOC4">
    <w:name w:val="toc 4"/>
    <w:basedOn w:val="Normal"/>
    <w:next w:val="Normal"/>
    <w:autoRedefine/>
    <w:uiPriority w:val="39"/>
    <w:unhideWhenUsed/>
    <w:rsid w:val="00917BDC"/>
    <w:pPr>
      <w:ind w:left="720"/>
    </w:pPr>
    <w:rPr>
      <w:rFonts w:cstheme="minorHAnsi"/>
      <w:sz w:val="18"/>
      <w:szCs w:val="21"/>
    </w:rPr>
  </w:style>
  <w:style w:type="paragraph" w:styleId="TOC5">
    <w:name w:val="toc 5"/>
    <w:basedOn w:val="Normal"/>
    <w:next w:val="Normal"/>
    <w:autoRedefine/>
    <w:uiPriority w:val="39"/>
    <w:unhideWhenUsed/>
    <w:rsid w:val="00917BDC"/>
    <w:pPr>
      <w:ind w:left="960"/>
    </w:pPr>
    <w:rPr>
      <w:rFonts w:cstheme="minorHAnsi"/>
      <w:sz w:val="18"/>
      <w:szCs w:val="21"/>
    </w:rPr>
  </w:style>
  <w:style w:type="paragraph" w:styleId="TOC6">
    <w:name w:val="toc 6"/>
    <w:basedOn w:val="Normal"/>
    <w:next w:val="Normal"/>
    <w:autoRedefine/>
    <w:uiPriority w:val="39"/>
    <w:unhideWhenUsed/>
    <w:rsid w:val="00917BDC"/>
    <w:pPr>
      <w:ind w:left="1200"/>
    </w:pPr>
    <w:rPr>
      <w:rFonts w:cstheme="minorHAnsi"/>
      <w:sz w:val="18"/>
      <w:szCs w:val="21"/>
    </w:rPr>
  </w:style>
  <w:style w:type="paragraph" w:styleId="TOC7">
    <w:name w:val="toc 7"/>
    <w:basedOn w:val="Normal"/>
    <w:next w:val="Normal"/>
    <w:autoRedefine/>
    <w:uiPriority w:val="39"/>
    <w:unhideWhenUsed/>
    <w:rsid w:val="00917BDC"/>
    <w:pPr>
      <w:ind w:left="1440"/>
    </w:pPr>
    <w:rPr>
      <w:rFonts w:cstheme="minorHAnsi"/>
      <w:sz w:val="18"/>
      <w:szCs w:val="21"/>
    </w:rPr>
  </w:style>
  <w:style w:type="paragraph" w:styleId="TOC8">
    <w:name w:val="toc 8"/>
    <w:basedOn w:val="Normal"/>
    <w:next w:val="Normal"/>
    <w:autoRedefine/>
    <w:uiPriority w:val="39"/>
    <w:unhideWhenUsed/>
    <w:rsid w:val="00917BDC"/>
    <w:pPr>
      <w:ind w:left="1680"/>
    </w:pPr>
    <w:rPr>
      <w:rFonts w:cstheme="minorHAnsi"/>
      <w:sz w:val="18"/>
      <w:szCs w:val="21"/>
    </w:rPr>
  </w:style>
  <w:style w:type="paragraph" w:styleId="TOC9">
    <w:name w:val="toc 9"/>
    <w:basedOn w:val="Normal"/>
    <w:next w:val="Normal"/>
    <w:autoRedefine/>
    <w:uiPriority w:val="39"/>
    <w:unhideWhenUsed/>
    <w:rsid w:val="00917BDC"/>
    <w:pPr>
      <w:ind w:left="1920"/>
    </w:pPr>
    <w:rPr>
      <w:rFonts w:cstheme="minorHAnsi"/>
      <w:sz w:val="18"/>
      <w:szCs w:val="21"/>
    </w:rPr>
  </w:style>
  <w:style w:type="character" w:customStyle="1" w:styleId="Heading1Char">
    <w:name w:val="Heading 1 Char"/>
    <w:basedOn w:val="DefaultParagraphFont"/>
    <w:link w:val="Heading1"/>
    <w:uiPriority w:val="9"/>
    <w:rsid w:val="00917BDC"/>
    <w:rPr>
      <w:rFonts w:asciiTheme="majorHAnsi" w:eastAsiaTheme="majorEastAsia" w:hAnsiTheme="majorHAnsi" w:cstheme="majorBidi"/>
      <w:color w:val="2F5496" w:themeColor="accent1" w:themeShade="BF"/>
      <w:sz w:val="32"/>
      <w:szCs w:val="32"/>
      <w:lang w:val="en-GB"/>
    </w:rPr>
  </w:style>
  <w:style w:type="paragraph" w:styleId="TOCHeading">
    <w:name w:val="TOC Heading"/>
    <w:basedOn w:val="Heading1"/>
    <w:next w:val="Normal"/>
    <w:uiPriority w:val="39"/>
    <w:unhideWhenUsed/>
    <w:qFormat/>
    <w:rsid w:val="00917BDC"/>
    <w:pPr>
      <w:spacing w:before="480" w:line="276" w:lineRule="auto"/>
      <w:outlineLvl w:val="9"/>
    </w:pPr>
    <w:rPr>
      <w:b/>
      <w:bCs/>
      <w:sz w:val="28"/>
      <w:szCs w:val="28"/>
      <w:lang w:val="en-US"/>
    </w:rPr>
  </w:style>
  <w:style w:type="character" w:styleId="Hyperlink">
    <w:name w:val="Hyperlink"/>
    <w:basedOn w:val="DefaultParagraphFont"/>
    <w:uiPriority w:val="99"/>
    <w:unhideWhenUsed/>
    <w:rsid w:val="00917BDC"/>
    <w:rPr>
      <w:color w:val="0563C1" w:themeColor="hyperlink"/>
      <w:u w:val="single"/>
    </w:rPr>
  </w:style>
  <w:style w:type="paragraph" w:styleId="ListParagraph">
    <w:name w:val="List Paragraph"/>
    <w:basedOn w:val="Normal"/>
    <w:uiPriority w:val="34"/>
    <w:qFormat/>
    <w:rsid w:val="006F3A50"/>
    <w:pPr>
      <w:ind w:left="720"/>
      <w:contextualSpacing/>
    </w:pPr>
  </w:style>
  <w:style w:type="paragraph" w:customStyle="1" w:styleId="EndNoteBibliographyTitle">
    <w:name w:val="EndNote Bibliography Title"/>
    <w:basedOn w:val="Normal"/>
    <w:link w:val="EndNoteBibliographyTitleChar"/>
    <w:rsid w:val="0033347A"/>
    <w:pPr>
      <w:jc w:val="center"/>
    </w:pPr>
    <w:rPr>
      <w:rFonts w:ascii="Calibri" w:hAnsi="Calibri" w:cs="Calibri"/>
      <w:lang w:val="en-US"/>
    </w:rPr>
  </w:style>
  <w:style w:type="character" w:customStyle="1" w:styleId="EndNoteBibliographyTitleChar">
    <w:name w:val="EndNote Bibliography Title Char"/>
    <w:basedOn w:val="DefaultParagraphFont"/>
    <w:link w:val="EndNoteBibliographyTitle"/>
    <w:rsid w:val="0033347A"/>
    <w:rPr>
      <w:rFonts w:ascii="Calibri" w:hAnsi="Calibri" w:cs="Calibri"/>
    </w:rPr>
  </w:style>
  <w:style w:type="paragraph" w:customStyle="1" w:styleId="EndNoteBibliography">
    <w:name w:val="EndNote Bibliography"/>
    <w:basedOn w:val="Normal"/>
    <w:link w:val="EndNoteBibliographyChar"/>
    <w:rsid w:val="0033347A"/>
    <w:pPr>
      <w:spacing w:line="360" w:lineRule="auto"/>
      <w:jc w:val="both"/>
    </w:pPr>
    <w:rPr>
      <w:rFonts w:ascii="Calibri" w:hAnsi="Calibri" w:cs="Calibri"/>
      <w:lang w:val="en-US"/>
    </w:rPr>
  </w:style>
  <w:style w:type="character" w:customStyle="1" w:styleId="EndNoteBibliographyChar">
    <w:name w:val="EndNote Bibliography Char"/>
    <w:basedOn w:val="DefaultParagraphFont"/>
    <w:link w:val="EndNoteBibliography"/>
    <w:rsid w:val="0033347A"/>
    <w:rPr>
      <w:rFonts w:ascii="Calibri" w:hAnsi="Calibri" w:cs="Calibri"/>
    </w:rPr>
  </w:style>
  <w:style w:type="paragraph" w:customStyle="1" w:styleId="EndNoteCategoryHeading">
    <w:name w:val="EndNote Category Heading"/>
    <w:basedOn w:val="Normal"/>
    <w:link w:val="EndNoteCategoryHeadingChar"/>
    <w:rsid w:val="00AD09A6"/>
    <w:pPr>
      <w:spacing w:before="120" w:after="120"/>
    </w:pPr>
    <w:rPr>
      <w:b/>
      <w:lang w:val="en-US"/>
    </w:rPr>
  </w:style>
  <w:style w:type="character" w:customStyle="1" w:styleId="EndNoteCategoryHeadingChar">
    <w:name w:val="EndNote Category Heading Char"/>
    <w:basedOn w:val="DefaultParagraphFont"/>
    <w:link w:val="EndNoteCategoryHeading"/>
    <w:rsid w:val="00AD09A6"/>
    <w:rPr>
      <w:b/>
    </w:rPr>
  </w:style>
  <w:style w:type="character" w:styleId="UnresolvedMention">
    <w:name w:val="Unresolved Mention"/>
    <w:basedOn w:val="DefaultParagraphFont"/>
    <w:uiPriority w:val="99"/>
    <w:semiHidden/>
    <w:unhideWhenUsed/>
    <w:rsid w:val="00AD09A6"/>
    <w:rPr>
      <w:color w:val="605E5C"/>
      <w:shd w:val="clear" w:color="auto" w:fill="E1DFDD"/>
    </w:rPr>
  </w:style>
  <w:style w:type="table" w:styleId="TableGrid">
    <w:name w:val="Table Grid"/>
    <w:basedOn w:val="TableNormal"/>
    <w:uiPriority w:val="39"/>
    <w:rsid w:val="007E1A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E1ACF"/>
    <w:pPr>
      <w:spacing w:after="200"/>
    </w:pPr>
    <w:rPr>
      <w:i/>
      <w:iCs/>
      <w:color w:val="44546A" w:themeColor="text2"/>
      <w:sz w:val="18"/>
      <w:szCs w:val="18"/>
    </w:rPr>
  </w:style>
  <w:style w:type="character" w:customStyle="1" w:styleId="Heading2Char">
    <w:name w:val="Heading 2 Char"/>
    <w:basedOn w:val="DefaultParagraphFont"/>
    <w:link w:val="Heading2"/>
    <w:uiPriority w:val="9"/>
    <w:rsid w:val="002E15D5"/>
    <w:rPr>
      <w:rFonts w:asciiTheme="majorHAnsi" w:eastAsiaTheme="majorEastAsia" w:hAnsiTheme="majorHAnsi" w:cstheme="majorBidi"/>
      <w:color w:val="2F5496" w:themeColor="accent1" w:themeShade="BF"/>
      <w:sz w:val="26"/>
      <w:szCs w:val="26"/>
      <w:lang w:val="en-GB"/>
    </w:rPr>
  </w:style>
  <w:style w:type="character" w:customStyle="1" w:styleId="Heading3Char">
    <w:name w:val="Heading 3 Char"/>
    <w:basedOn w:val="DefaultParagraphFont"/>
    <w:link w:val="Heading3"/>
    <w:uiPriority w:val="9"/>
    <w:rsid w:val="00A34544"/>
    <w:rPr>
      <w:rFonts w:asciiTheme="majorHAnsi" w:eastAsiaTheme="majorEastAsia" w:hAnsiTheme="majorHAnsi" w:cstheme="majorBidi"/>
      <w:color w:val="1F3763" w:themeColor="accent1" w:themeShade="7F"/>
      <w:lang w:val="en-GB"/>
    </w:rPr>
  </w:style>
  <w:style w:type="paragraph" w:styleId="NormalWeb">
    <w:name w:val="Normal (Web)"/>
    <w:basedOn w:val="Normal"/>
    <w:uiPriority w:val="99"/>
    <w:semiHidden/>
    <w:unhideWhenUsed/>
    <w:rsid w:val="00B201C7"/>
    <w:pPr>
      <w:spacing w:before="100" w:beforeAutospacing="1" w:after="100" w:afterAutospacing="1"/>
    </w:pPr>
    <w:rPr>
      <w:rFonts w:ascii="Times New Roman" w:eastAsia="Times New Roman" w:hAnsi="Times New Roman" w:cs="Times New Roman"/>
      <w:lang w:val="en-US"/>
    </w:rPr>
  </w:style>
  <w:style w:type="paragraph" w:styleId="Header">
    <w:name w:val="header"/>
    <w:basedOn w:val="Normal"/>
    <w:link w:val="HeaderChar"/>
    <w:uiPriority w:val="99"/>
    <w:unhideWhenUsed/>
    <w:rsid w:val="00B118AC"/>
    <w:pPr>
      <w:tabs>
        <w:tab w:val="center" w:pos="4680"/>
        <w:tab w:val="right" w:pos="9360"/>
      </w:tabs>
    </w:pPr>
  </w:style>
  <w:style w:type="character" w:customStyle="1" w:styleId="HeaderChar">
    <w:name w:val="Header Char"/>
    <w:basedOn w:val="DefaultParagraphFont"/>
    <w:link w:val="Header"/>
    <w:uiPriority w:val="99"/>
    <w:rsid w:val="00B118AC"/>
    <w:rPr>
      <w:lang w:val="en-GB"/>
    </w:rPr>
  </w:style>
  <w:style w:type="paragraph" w:styleId="Footer">
    <w:name w:val="footer"/>
    <w:basedOn w:val="Normal"/>
    <w:link w:val="FooterChar"/>
    <w:uiPriority w:val="99"/>
    <w:unhideWhenUsed/>
    <w:rsid w:val="00B118AC"/>
    <w:pPr>
      <w:tabs>
        <w:tab w:val="center" w:pos="4680"/>
        <w:tab w:val="right" w:pos="9360"/>
      </w:tabs>
    </w:pPr>
  </w:style>
  <w:style w:type="character" w:customStyle="1" w:styleId="FooterChar">
    <w:name w:val="Footer Char"/>
    <w:basedOn w:val="DefaultParagraphFont"/>
    <w:link w:val="Footer"/>
    <w:uiPriority w:val="99"/>
    <w:rsid w:val="00B118AC"/>
    <w:rPr>
      <w:lang w:val="en-GB"/>
    </w:rPr>
  </w:style>
  <w:style w:type="character" w:styleId="PageNumber">
    <w:name w:val="page number"/>
    <w:basedOn w:val="DefaultParagraphFont"/>
    <w:uiPriority w:val="99"/>
    <w:semiHidden/>
    <w:unhideWhenUsed/>
    <w:rsid w:val="00B118AC"/>
  </w:style>
  <w:style w:type="paragraph" w:styleId="HTMLPreformatted">
    <w:name w:val="HTML Preformatted"/>
    <w:basedOn w:val="Normal"/>
    <w:link w:val="HTMLPreformattedChar"/>
    <w:uiPriority w:val="99"/>
    <w:semiHidden/>
    <w:unhideWhenUsed/>
    <w:rsid w:val="002040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20401A"/>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D72084"/>
    <w:rPr>
      <w:rFonts w:asciiTheme="majorHAnsi" w:eastAsiaTheme="majorEastAsia" w:hAnsiTheme="majorHAnsi" w:cstheme="majorBidi"/>
      <w:i/>
      <w:iCs/>
      <w:color w:val="2F5496" w:themeColor="accent1" w:themeShade="BF"/>
      <w:lang w:val="en-GB"/>
    </w:rPr>
  </w:style>
  <w:style w:type="character" w:styleId="PlaceholderText">
    <w:name w:val="Placeholder Text"/>
    <w:basedOn w:val="DefaultParagraphFont"/>
    <w:uiPriority w:val="99"/>
    <w:semiHidden/>
    <w:rsid w:val="008C1FCB"/>
    <w:rPr>
      <w:color w:val="808080"/>
    </w:rPr>
  </w:style>
  <w:style w:type="table" w:styleId="TableGridLight">
    <w:name w:val="Grid Table Light"/>
    <w:basedOn w:val="TableNormal"/>
    <w:uiPriority w:val="40"/>
    <w:rsid w:val="00A1506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A1506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A1506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947B4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47B4F"/>
    <w:rPr>
      <w:rFonts w:ascii="Times New Roman" w:hAnsi="Times New Roman" w:cs="Times New Roman"/>
      <w:sz w:val="18"/>
      <w:szCs w:val="18"/>
      <w:lang w:val="en-GB"/>
    </w:rPr>
  </w:style>
  <w:style w:type="character" w:styleId="CommentReference">
    <w:name w:val="annotation reference"/>
    <w:basedOn w:val="DefaultParagraphFont"/>
    <w:uiPriority w:val="99"/>
    <w:semiHidden/>
    <w:unhideWhenUsed/>
    <w:rsid w:val="00A80CCC"/>
    <w:rPr>
      <w:sz w:val="16"/>
      <w:szCs w:val="16"/>
    </w:rPr>
  </w:style>
  <w:style w:type="paragraph" w:styleId="CommentText">
    <w:name w:val="annotation text"/>
    <w:basedOn w:val="Normal"/>
    <w:link w:val="CommentTextChar"/>
    <w:uiPriority w:val="99"/>
    <w:semiHidden/>
    <w:unhideWhenUsed/>
    <w:rsid w:val="00A80CCC"/>
    <w:rPr>
      <w:sz w:val="20"/>
      <w:szCs w:val="20"/>
    </w:rPr>
  </w:style>
  <w:style w:type="character" w:customStyle="1" w:styleId="CommentTextChar">
    <w:name w:val="Comment Text Char"/>
    <w:basedOn w:val="DefaultParagraphFont"/>
    <w:link w:val="CommentText"/>
    <w:uiPriority w:val="99"/>
    <w:semiHidden/>
    <w:rsid w:val="00A80CCC"/>
    <w:rPr>
      <w:sz w:val="20"/>
      <w:szCs w:val="20"/>
      <w:lang w:val="en-GB"/>
    </w:rPr>
  </w:style>
  <w:style w:type="paragraph" w:styleId="CommentSubject">
    <w:name w:val="annotation subject"/>
    <w:basedOn w:val="CommentText"/>
    <w:next w:val="CommentText"/>
    <w:link w:val="CommentSubjectChar"/>
    <w:uiPriority w:val="99"/>
    <w:semiHidden/>
    <w:unhideWhenUsed/>
    <w:rsid w:val="00A80CCC"/>
    <w:rPr>
      <w:b/>
      <w:bCs/>
    </w:rPr>
  </w:style>
  <w:style w:type="character" w:customStyle="1" w:styleId="CommentSubjectChar">
    <w:name w:val="Comment Subject Char"/>
    <w:basedOn w:val="CommentTextChar"/>
    <w:link w:val="CommentSubject"/>
    <w:uiPriority w:val="99"/>
    <w:semiHidden/>
    <w:rsid w:val="00A80CCC"/>
    <w:rPr>
      <w:b/>
      <w:bC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896825">
      <w:bodyDiv w:val="1"/>
      <w:marLeft w:val="0"/>
      <w:marRight w:val="0"/>
      <w:marTop w:val="0"/>
      <w:marBottom w:val="0"/>
      <w:divBdr>
        <w:top w:val="none" w:sz="0" w:space="0" w:color="auto"/>
        <w:left w:val="none" w:sz="0" w:space="0" w:color="auto"/>
        <w:bottom w:val="none" w:sz="0" w:space="0" w:color="auto"/>
        <w:right w:val="none" w:sz="0" w:space="0" w:color="auto"/>
      </w:divBdr>
      <w:divsChild>
        <w:div w:id="1157109234">
          <w:marLeft w:val="0"/>
          <w:marRight w:val="0"/>
          <w:marTop w:val="0"/>
          <w:marBottom w:val="0"/>
          <w:divBdr>
            <w:top w:val="none" w:sz="0" w:space="0" w:color="auto"/>
            <w:left w:val="none" w:sz="0" w:space="0" w:color="auto"/>
            <w:bottom w:val="none" w:sz="0" w:space="0" w:color="auto"/>
            <w:right w:val="none" w:sz="0" w:space="0" w:color="auto"/>
          </w:divBdr>
          <w:divsChild>
            <w:div w:id="317343093">
              <w:marLeft w:val="0"/>
              <w:marRight w:val="0"/>
              <w:marTop w:val="0"/>
              <w:marBottom w:val="0"/>
              <w:divBdr>
                <w:top w:val="none" w:sz="0" w:space="0" w:color="auto"/>
                <w:left w:val="none" w:sz="0" w:space="0" w:color="auto"/>
                <w:bottom w:val="none" w:sz="0" w:space="0" w:color="auto"/>
                <w:right w:val="none" w:sz="0" w:space="0" w:color="auto"/>
              </w:divBdr>
              <w:divsChild>
                <w:div w:id="495075343">
                  <w:marLeft w:val="0"/>
                  <w:marRight w:val="0"/>
                  <w:marTop w:val="0"/>
                  <w:marBottom w:val="0"/>
                  <w:divBdr>
                    <w:top w:val="none" w:sz="0" w:space="0" w:color="auto"/>
                    <w:left w:val="none" w:sz="0" w:space="0" w:color="auto"/>
                    <w:bottom w:val="none" w:sz="0" w:space="0" w:color="auto"/>
                    <w:right w:val="none" w:sz="0" w:space="0" w:color="auto"/>
                  </w:divBdr>
                  <w:divsChild>
                    <w:div w:id="14131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803934">
      <w:bodyDiv w:val="1"/>
      <w:marLeft w:val="0"/>
      <w:marRight w:val="0"/>
      <w:marTop w:val="0"/>
      <w:marBottom w:val="0"/>
      <w:divBdr>
        <w:top w:val="none" w:sz="0" w:space="0" w:color="auto"/>
        <w:left w:val="none" w:sz="0" w:space="0" w:color="auto"/>
        <w:bottom w:val="none" w:sz="0" w:space="0" w:color="auto"/>
        <w:right w:val="none" w:sz="0" w:space="0" w:color="auto"/>
      </w:divBdr>
      <w:divsChild>
        <w:div w:id="1177187326">
          <w:marLeft w:val="0"/>
          <w:marRight w:val="0"/>
          <w:marTop w:val="0"/>
          <w:marBottom w:val="0"/>
          <w:divBdr>
            <w:top w:val="none" w:sz="0" w:space="0" w:color="auto"/>
            <w:left w:val="none" w:sz="0" w:space="0" w:color="auto"/>
            <w:bottom w:val="none" w:sz="0" w:space="0" w:color="auto"/>
            <w:right w:val="none" w:sz="0" w:space="0" w:color="auto"/>
          </w:divBdr>
          <w:divsChild>
            <w:div w:id="2028166723">
              <w:marLeft w:val="0"/>
              <w:marRight w:val="0"/>
              <w:marTop w:val="0"/>
              <w:marBottom w:val="0"/>
              <w:divBdr>
                <w:top w:val="none" w:sz="0" w:space="0" w:color="auto"/>
                <w:left w:val="none" w:sz="0" w:space="0" w:color="auto"/>
                <w:bottom w:val="none" w:sz="0" w:space="0" w:color="auto"/>
                <w:right w:val="none" w:sz="0" w:space="0" w:color="auto"/>
              </w:divBdr>
              <w:divsChild>
                <w:div w:id="210857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30772">
      <w:bodyDiv w:val="1"/>
      <w:marLeft w:val="0"/>
      <w:marRight w:val="0"/>
      <w:marTop w:val="0"/>
      <w:marBottom w:val="0"/>
      <w:divBdr>
        <w:top w:val="none" w:sz="0" w:space="0" w:color="auto"/>
        <w:left w:val="none" w:sz="0" w:space="0" w:color="auto"/>
        <w:bottom w:val="none" w:sz="0" w:space="0" w:color="auto"/>
        <w:right w:val="none" w:sz="0" w:space="0" w:color="auto"/>
      </w:divBdr>
      <w:divsChild>
        <w:div w:id="1342204225">
          <w:marLeft w:val="0"/>
          <w:marRight w:val="0"/>
          <w:marTop w:val="0"/>
          <w:marBottom w:val="0"/>
          <w:divBdr>
            <w:top w:val="none" w:sz="0" w:space="0" w:color="auto"/>
            <w:left w:val="none" w:sz="0" w:space="0" w:color="auto"/>
            <w:bottom w:val="none" w:sz="0" w:space="0" w:color="auto"/>
            <w:right w:val="none" w:sz="0" w:space="0" w:color="auto"/>
          </w:divBdr>
          <w:divsChild>
            <w:div w:id="829559251">
              <w:marLeft w:val="0"/>
              <w:marRight w:val="0"/>
              <w:marTop w:val="0"/>
              <w:marBottom w:val="0"/>
              <w:divBdr>
                <w:top w:val="none" w:sz="0" w:space="0" w:color="auto"/>
                <w:left w:val="none" w:sz="0" w:space="0" w:color="auto"/>
                <w:bottom w:val="none" w:sz="0" w:space="0" w:color="auto"/>
                <w:right w:val="none" w:sz="0" w:space="0" w:color="auto"/>
              </w:divBdr>
              <w:divsChild>
                <w:div w:id="1405302192">
                  <w:marLeft w:val="0"/>
                  <w:marRight w:val="0"/>
                  <w:marTop w:val="0"/>
                  <w:marBottom w:val="0"/>
                  <w:divBdr>
                    <w:top w:val="none" w:sz="0" w:space="0" w:color="auto"/>
                    <w:left w:val="none" w:sz="0" w:space="0" w:color="auto"/>
                    <w:bottom w:val="none" w:sz="0" w:space="0" w:color="auto"/>
                    <w:right w:val="none" w:sz="0" w:space="0" w:color="auto"/>
                  </w:divBdr>
                  <w:divsChild>
                    <w:div w:id="186759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502944">
      <w:bodyDiv w:val="1"/>
      <w:marLeft w:val="0"/>
      <w:marRight w:val="0"/>
      <w:marTop w:val="0"/>
      <w:marBottom w:val="0"/>
      <w:divBdr>
        <w:top w:val="none" w:sz="0" w:space="0" w:color="auto"/>
        <w:left w:val="none" w:sz="0" w:space="0" w:color="auto"/>
        <w:bottom w:val="none" w:sz="0" w:space="0" w:color="auto"/>
        <w:right w:val="none" w:sz="0" w:space="0" w:color="auto"/>
      </w:divBdr>
    </w:div>
    <w:div w:id="194081298">
      <w:bodyDiv w:val="1"/>
      <w:marLeft w:val="0"/>
      <w:marRight w:val="0"/>
      <w:marTop w:val="0"/>
      <w:marBottom w:val="0"/>
      <w:divBdr>
        <w:top w:val="none" w:sz="0" w:space="0" w:color="auto"/>
        <w:left w:val="none" w:sz="0" w:space="0" w:color="auto"/>
        <w:bottom w:val="none" w:sz="0" w:space="0" w:color="auto"/>
        <w:right w:val="none" w:sz="0" w:space="0" w:color="auto"/>
      </w:divBdr>
      <w:divsChild>
        <w:div w:id="478034394">
          <w:marLeft w:val="0"/>
          <w:marRight w:val="0"/>
          <w:marTop w:val="0"/>
          <w:marBottom w:val="0"/>
          <w:divBdr>
            <w:top w:val="none" w:sz="0" w:space="0" w:color="auto"/>
            <w:left w:val="none" w:sz="0" w:space="0" w:color="auto"/>
            <w:bottom w:val="none" w:sz="0" w:space="0" w:color="auto"/>
            <w:right w:val="none" w:sz="0" w:space="0" w:color="auto"/>
          </w:divBdr>
          <w:divsChild>
            <w:div w:id="2144497699">
              <w:marLeft w:val="0"/>
              <w:marRight w:val="0"/>
              <w:marTop w:val="0"/>
              <w:marBottom w:val="0"/>
              <w:divBdr>
                <w:top w:val="none" w:sz="0" w:space="0" w:color="auto"/>
                <w:left w:val="none" w:sz="0" w:space="0" w:color="auto"/>
                <w:bottom w:val="none" w:sz="0" w:space="0" w:color="auto"/>
                <w:right w:val="none" w:sz="0" w:space="0" w:color="auto"/>
              </w:divBdr>
              <w:divsChild>
                <w:div w:id="65464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03727">
      <w:bodyDiv w:val="1"/>
      <w:marLeft w:val="0"/>
      <w:marRight w:val="0"/>
      <w:marTop w:val="0"/>
      <w:marBottom w:val="0"/>
      <w:divBdr>
        <w:top w:val="none" w:sz="0" w:space="0" w:color="auto"/>
        <w:left w:val="none" w:sz="0" w:space="0" w:color="auto"/>
        <w:bottom w:val="none" w:sz="0" w:space="0" w:color="auto"/>
        <w:right w:val="none" w:sz="0" w:space="0" w:color="auto"/>
      </w:divBdr>
      <w:divsChild>
        <w:div w:id="1886987220">
          <w:marLeft w:val="0"/>
          <w:marRight w:val="0"/>
          <w:marTop w:val="0"/>
          <w:marBottom w:val="0"/>
          <w:divBdr>
            <w:top w:val="none" w:sz="0" w:space="0" w:color="auto"/>
            <w:left w:val="none" w:sz="0" w:space="0" w:color="auto"/>
            <w:bottom w:val="none" w:sz="0" w:space="0" w:color="auto"/>
            <w:right w:val="none" w:sz="0" w:space="0" w:color="auto"/>
          </w:divBdr>
          <w:divsChild>
            <w:div w:id="538468948">
              <w:marLeft w:val="0"/>
              <w:marRight w:val="0"/>
              <w:marTop w:val="0"/>
              <w:marBottom w:val="0"/>
              <w:divBdr>
                <w:top w:val="none" w:sz="0" w:space="0" w:color="auto"/>
                <w:left w:val="none" w:sz="0" w:space="0" w:color="auto"/>
                <w:bottom w:val="none" w:sz="0" w:space="0" w:color="auto"/>
                <w:right w:val="none" w:sz="0" w:space="0" w:color="auto"/>
              </w:divBdr>
              <w:divsChild>
                <w:div w:id="1907915167">
                  <w:marLeft w:val="0"/>
                  <w:marRight w:val="0"/>
                  <w:marTop w:val="0"/>
                  <w:marBottom w:val="0"/>
                  <w:divBdr>
                    <w:top w:val="none" w:sz="0" w:space="0" w:color="auto"/>
                    <w:left w:val="none" w:sz="0" w:space="0" w:color="auto"/>
                    <w:bottom w:val="none" w:sz="0" w:space="0" w:color="auto"/>
                    <w:right w:val="none" w:sz="0" w:space="0" w:color="auto"/>
                  </w:divBdr>
                </w:div>
                <w:div w:id="95100093">
                  <w:marLeft w:val="0"/>
                  <w:marRight w:val="0"/>
                  <w:marTop w:val="0"/>
                  <w:marBottom w:val="0"/>
                  <w:divBdr>
                    <w:top w:val="none" w:sz="0" w:space="0" w:color="auto"/>
                    <w:left w:val="none" w:sz="0" w:space="0" w:color="auto"/>
                    <w:bottom w:val="none" w:sz="0" w:space="0" w:color="auto"/>
                    <w:right w:val="none" w:sz="0" w:space="0" w:color="auto"/>
                  </w:divBdr>
                </w:div>
              </w:divsChild>
            </w:div>
            <w:div w:id="1255817605">
              <w:marLeft w:val="0"/>
              <w:marRight w:val="0"/>
              <w:marTop w:val="0"/>
              <w:marBottom w:val="0"/>
              <w:divBdr>
                <w:top w:val="none" w:sz="0" w:space="0" w:color="auto"/>
                <w:left w:val="none" w:sz="0" w:space="0" w:color="auto"/>
                <w:bottom w:val="none" w:sz="0" w:space="0" w:color="auto"/>
                <w:right w:val="none" w:sz="0" w:space="0" w:color="auto"/>
              </w:divBdr>
              <w:divsChild>
                <w:div w:id="1465002009">
                  <w:marLeft w:val="0"/>
                  <w:marRight w:val="0"/>
                  <w:marTop w:val="0"/>
                  <w:marBottom w:val="0"/>
                  <w:divBdr>
                    <w:top w:val="none" w:sz="0" w:space="0" w:color="auto"/>
                    <w:left w:val="none" w:sz="0" w:space="0" w:color="auto"/>
                    <w:bottom w:val="none" w:sz="0" w:space="0" w:color="auto"/>
                    <w:right w:val="none" w:sz="0" w:space="0" w:color="auto"/>
                  </w:divBdr>
                </w:div>
                <w:div w:id="1425422772">
                  <w:marLeft w:val="0"/>
                  <w:marRight w:val="0"/>
                  <w:marTop w:val="0"/>
                  <w:marBottom w:val="0"/>
                  <w:divBdr>
                    <w:top w:val="none" w:sz="0" w:space="0" w:color="auto"/>
                    <w:left w:val="none" w:sz="0" w:space="0" w:color="auto"/>
                    <w:bottom w:val="none" w:sz="0" w:space="0" w:color="auto"/>
                    <w:right w:val="none" w:sz="0" w:space="0" w:color="auto"/>
                  </w:divBdr>
                </w:div>
              </w:divsChild>
            </w:div>
            <w:div w:id="1399942523">
              <w:marLeft w:val="0"/>
              <w:marRight w:val="0"/>
              <w:marTop w:val="0"/>
              <w:marBottom w:val="0"/>
              <w:divBdr>
                <w:top w:val="none" w:sz="0" w:space="0" w:color="auto"/>
                <w:left w:val="none" w:sz="0" w:space="0" w:color="auto"/>
                <w:bottom w:val="none" w:sz="0" w:space="0" w:color="auto"/>
                <w:right w:val="none" w:sz="0" w:space="0" w:color="auto"/>
              </w:divBdr>
              <w:divsChild>
                <w:div w:id="815147648">
                  <w:marLeft w:val="0"/>
                  <w:marRight w:val="0"/>
                  <w:marTop w:val="0"/>
                  <w:marBottom w:val="0"/>
                  <w:divBdr>
                    <w:top w:val="none" w:sz="0" w:space="0" w:color="auto"/>
                    <w:left w:val="none" w:sz="0" w:space="0" w:color="auto"/>
                    <w:bottom w:val="none" w:sz="0" w:space="0" w:color="auto"/>
                    <w:right w:val="none" w:sz="0" w:space="0" w:color="auto"/>
                  </w:divBdr>
                </w:div>
                <w:div w:id="1936673192">
                  <w:marLeft w:val="0"/>
                  <w:marRight w:val="0"/>
                  <w:marTop w:val="0"/>
                  <w:marBottom w:val="0"/>
                  <w:divBdr>
                    <w:top w:val="none" w:sz="0" w:space="0" w:color="auto"/>
                    <w:left w:val="none" w:sz="0" w:space="0" w:color="auto"/>
                    <w:bottom w:val="none" w:sz="0" w:space="0" w:color="auto"/>
                    <w:right w:val="none" w:sz="0" w:space="0" w:color="auto"/>
                  </w:divBdr>
                </w:div>
              </w:divsChild>
            </w:div>
            <w:div w:id="1622344761">
              <w:marLeft w:val="0"/>
              <w:marRight w:val="0"/>
              <w:marTop w:val="0"/>
              <w:marBottom w:val="0"/>
              <w:divBdr>
                <w:top w:val="none" w:sz="0" w:space="0" w:color="auto"/>
                <w:left w:val="none" w:sz="0" w:space="0" w:color="auto"/>
                <w:bottom w:val="none" w:sz="0" w:space="0" w:color="auto"/>
                <w:right w:val="none" w:sz="0" w:space="0" w:color="auto"/>
              </w:divBdr>
              <w:divsChild>
                <w:div w:id="567302520">
                  <w:marLeft w:val="0"/>
                  <w:marRight w:val="0"/>
                  <w:marTop w:val="0"/>
                  <w:marBottom w:val="0"/>
                  <w:divBdr>
                    <w:top w:val="none" w:sz="0" w:space="0" w:color="auto"/>
                    <w:left w:val="none" w:sz="0" w:space="0" w:color="auto"/>
                    <w:bottom w:val="none" w:sz="0" w:space="0" w:color="auto"/>
                    <w:right w:val="none" w:sz="0" w:space="0" w:color="auto"/>
                  </w:divBdr>
                </w:div>
              </w:divsChild>
            </w:div>
            <w:div w:id="964122733">
              <w:marLeft w:val="0"/>
              <w:marRight w:val="0"/>
              <w:marTop w:val="0"/>
              <w:marBottom w:val="0"/>
              <w:divBdr>
                <w:top w:val="none" w:sz="0" w:space="0" w:color="auto"/>
                <w:left w:val="none" w:sz="0" w:space="0" w:color="auto"/>
                <w:bottom w:val="none" w:sz="0" w:space="0" w:color="auto"/>
                <w:right w:val="none" w:sz="0" w:space="0" w:color="auto"/>
              </w:divBdr>
              <w:divsChild>
                <w:div w:id="2123112850">
                  <w:marLeft w:val="0"/>
                  <w:marRight w:val="0"/>
                  <w:marTop w:val="0"/>
                  <w:marBottom w:val="0"/>
                  <w:divBdr>
                    <w:top w:val="none" w:sz="0" w:space="0" w:color="auto"/>
                    <w:left w:val="none" w:sz="0" w:space="0" w:color="auto"/>
                    <w:bottom w:val="none" w:sz="0" w:space="0" w:color="auto"/>
                    <w:right w:val="none" w:sz="0" w:space="0" w:color="auto"/>
                  </w:divBdr>
                </w:div>
                <w:div w:id="163710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658388">
          <w:marLeft w:val="0"/>
          <w:marRight w:val="0"/>
          <w:marTop w:val="0"/>
          <w:marBottom w:val="0"/>
          <w:divBdr>
            <w:top w:val="none" w:sz="0" w:space="0" w:color="auto"/>
            <w:left w:val="none" w:sz="0" w:space="0" w:color="auto"/>
            <w:bottom w:val="none" w:sz="0" w:space="0" w:color="auto"/>
            <w:right w:val="none" w:sz="0" w:space="0" w:color="auto"/>
          </w:divBdr>
          <w:divsChild>
            <w:div w:id="237327758">
              <w:marLeft w:val="0"/>
              <w:marRight w:val="0"/>
              <w:marTop w:val="0"/>
              <w:marBottom w:val="0"/>
              <w:divBdr>
                <w:top w:val="none" w:sz="0" w:space="0" w:color="auto"/>
                <w:left w:val="none" w:sz="0" w:space="0" w:color="auto"/>
                <w:bottom w:val="none" w:sz="0" w:space="0" w:color="auto"/>
                <w:right w:val="none" w:sz="0" w:space="0" w:color="auto"/>
              </w:divBdr>
              <w:divsChild>
                <w:div w:id="211816800">
                  <w:marLeft w:val="0"/>
                  <w:marRight w:val="0"/>
                  <w:marTop w:val="0"/>
                  <w:marBottom w:val="0"/>
                  <w:divBdr>
                    <w:top w:val="none" w:sz="0" w:space="0" w:color="auto"/>
                    <w:left w:val="none" w:sz="0" w:space="0" w:color="auto"/>
                    <w:bottom w:val="none" w:sz="0" w:space="0" w:color="auto"/>
                    <w:right w:val="none" w:sz="0" w:space="0" w:color="auto"/>
                  </w:divBdr>
                </w:div>
              </w:divsChild>
            </w:div>
            <w:div w:id="476920260">
              <w:marLeft w:val="0"/>
              <w:marRight w:val="0"/>
              <w:marTop w:val="0"/>
              <w:marBottom w:val="0"/>
              <w:divBdr>
                <w:top w:val="none" w:sz="0" w:space="0" w:color="auto"/>
                <w:left w:val="none" w:sz="0" w:space="0" w:color="auto"/>
                <w:bottom w:val="none" w:sz="0" w:space="0" w:color="auto"/>
                <w:right w:val="none" w:sz="0" w:space="0" w:color="auto"/>
              </w:divBdr>
              <w:divsChild>
                <w:div w:id="1050300656">
                  <w:marLeft w:val="0"/>
                  <w:marRight w:val="0"/>
                  <w:marTop w:val="0"/>
                  <w:marBottom w:val="0"/>
                  <w:divBdr>
                    <w:top w:val="none" w:sz="0" w:space="0" w:color="auto"/>
                    <w:left w:val="none" w:sz="0" w:space="0" w:color="auto"/>
                    <w:bottom w:val="none" w:sz="0" w:space="0" w:color="auto"/>
                    <w:right w:val="none" w:sz="0" w:space="0" w:color="auto"/>
                  </w:divBdr>
                </w:div>
                <w:div w:id="679742963">
                  <w:marLeft w:val="0"/>
                  <w:marRight w:val="0"/>
                  <w:marTop w:val="0"/>
                  <w:marBottom w:val="0"/>
                  <w:divBdr>
                    <w:top w:val="none" w:sz="0" w:space="0" w:color="auto"/>
                    <w:left w:val="none" w:sz="0" w:space="0" w:color="auto"/>
                    <w:bottom w:val="none" w:sz="0" w:space="0" w:color="auto"/>
                    <w:right w:val="none" w:sz="0" w:space="0" w:color="auto"/>
                  </w:divBdr>
                </w:div>
              </w:divsChild>
            </w:div>
            <w:div w:id="1926066475">
              <w:marLeft w:val="0"/>
              <w:marRight w:val="0"/>
              <w:marTop w:val="0"/>
              <w:marBottom w:val="0"/>
              <w:divBdr>
                <w:top w:val="none" w:sz="0" w:space="0" w:color="auto"/>
                <w:left w:val="none" w:sz="0" w:space="0" w:color="auto"/>
                <w:bottom w:val="none" w:sz="0" w:space="0" w:color="auto"/>
                <w:right w:val="none" w:sz="0" w:space="0" w:color="auto"/>
              </w:divBdr>
              <w:divsChild>
                <w:div w:id="610164342">
                  <w:marLeft w:val="0"/>
                  <w:marRight w:val="0"/>
                  <w:marTop w:val="0"/>
                  <w:marBottom w:val="0"/>
                  <w:divBdr>
                    <w:top w:val="none" w:sz="0" w:space="0" w:color="auto"/>
                    <w:left w:val="none" w:sz="0" w:space="0" w:color="auto"/>
                    <w:bottom w:val="none" w:sz="0" w:space="0" w:color="auto"/>
                    <w:right w:val="none" w:sz="0" w:space="0" w:color="auto"/>
                  </w:divBdr>
                </w:div>
              </w:divsChild>
            </w:div>
            <w:div w:id="394159757">
              <w:marLeft w:val="0"/>
              <w:marRight w:val="0"/>
              <w:marTop w:val="0"/>
              <w:marBottom w:val="0"/>
              <w:divBdr>
                <w:top w:val="none" w:sz="0" w:space="0" w:color="auto"/>
                <w:left w:val="none" w:sz="0" w:space="0" w:color="auto"/>
                <w:bottom w:val="none" w:sz="0" w:space="0" w:color="auto"/>
                <w:right w:val="none" w:sz="0" w:space="0" w:color="auto"/>
              </w:divBdr>
              <w:divsChild>
                <w:div w:id="755518637">
                  <w:marLeft w:val="0"/>
                  <w:marRight w:val="0"/>
                  <w:marTop w:val="0"/>
                  <w:marBottom w:val="0"/>
                  <w:divBdr>
                    <w:top w:val="none" w:sz="0" w:space="0" w:color="auto"/>
                    <w:left w:val="none" w:sz="0" w:space="0" w:color="auto"/>
                    <w:bottom w:val="none" w:sz="0" w:space="0" w:color="auto"/>
                    <w:right w:val="none" w:sz="0" w:space="0" w:color="auto"/>
                  </w:divBdr>
                </w:div>
                <w:div w:id="848983399">
                  <w:marLeft w:val="0"/>
                  <w:marRight w:val="0"/>
                  <w:marTop w:val="0"/>
                  <w:marBottom w:val="0"/>
                  <w:divBdr>
                    <w:top w:val="none" w:sz="0" w:space="0" w:color="auto"/>
                    <w:left w:val="none" w:sz="0" w:space="0" w:color="auto"/>
                    <w:bottom w:val="none" w:sz="0" w:space="0" w:color="auto"/>
                    <w:right w:val="none" w:sz="0" w:space="0" w:color="auto"/>
                  </w:divBdr>
                </w:div>
              </w:divsChild>
            </w:div>
            <w:div w:id="179439997">
              <w:marLeft w:val="0"/>
              <w:marRight w:val="0"/>
              <w:marTop w:val="0"/>
              <w:marBottom w:val="0"/>
              <w:divBdr>
                <w:top w:val="none" w:sz="0" w:space="0" w:color="auto"/>
                <w:left w:val="none" w:sz="0" w:space="0" w:color="auto"/>
                <w:bottom w:val="none" w:sz="0" w:space="0" w:color="auto"/>
                <w:right w:val="none" w:sz="0" w:space="0" w:color="auto"/>
              </w:divBdr>
              <w:divsChild>
                <w:div w:id="1704087280">
                  <w:marLeft w:val="0"/>
                  <w:marRight w:val="0"/>
                  <w:marTop w:val="0"/>
                  <w:marBottom w:val="0"/>
                  <w:divBdr>
                    <w:top w:val="none" w:sz="0" w:space="0" w:color="auto"/>
                    <w:left w:val="none" w:sz="0" w:space="0" w:color="auto"/>
                    <w:bottom w:val="none" w:sz="0" w:space="0" w:color="auto"/>
                    <w:right w:val="none" w:sz="0" w:space="0" w:color="auto"/>
                  </w:divBdr>
                </w:div>
                <w:div w:id="1722899643">
                  <w:marLeft w:val="0"/>
                  <w:marRight w:val="0"/>
                  <w:marTop w:val="0"/>
                  <w:marBottom w:val="0"/>
                  <w:divBdr>
                    <w:top w:val="none" w:sz="0" w:space="0" w:color="auto"/>
                    <w:left w:val="none" w:sz="0" w:space="0" w:color="auto"/>
                    <w:bottom w:val="none" w:sz="0" w:space="0" w:color="auto"/>
                    <w:right w:val="none" w:sz="0" w:space="0" w:color="auto"/>
                  </w:divBdr>
                </w:div>
              </w:divsChild>
            </w:div>
            <w:div w:id="994456719">
              <w:marLeft w:val="0"/>
              <w:marRight w:val="0"/>
              <w:marTop w:val="0"/>
              <w:marBottom w:val="0"/>
              <w:divBdr>
                <w:top w:val="none" w:sz="0" w:space="0" w:color="auto"/>
                <w:left w:val="none" w:sz="0" w:space="0" w:color="auto"/>
                <w:bottom w:val="none" w:sz="0" w:space="0" w:color="auto"/>
                <w:right w:val="none" w:sz="0" w:space="0" w:color="auto"/>
              </w:divBdr>
              <w:divsChild>
                <w:div w:id="212010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101339">
          <w:marLeft w:val="0"/>
          <w:marRight w:val="0"/>
          <w:marTop w:val="0"/>
          <w:marBottom w:val="0"/>
          <w:divBdr>
            <w:top w:val="none" w:sz="0" w:space="0" w:color="auto"/>
            <w:left w:val="none" w:sz="0" w:space="0" w:color="auto"/>
            <w:bottom w:val="none" w:sz="0" w:space="0" w:color="auto"/>
            <w:right w:val="none" w:sz="0" w:space="0" w:color="auto"/>
          </w:divBdr>
          <w:divsChild>
            <w:div w:id="832067296">
              <w:marLeft w:val="0"/>
              <w:marRight w:val="0"/>
              <w:marTop w:val="0"/>
              <w:marBottom w:val="0"/>
              <w:divBdr>
                <w:top w:val="none" w:sz="0" w:space="0" w:color="auto"/>
                <w:left w:val="none" w:sz="0" w:space="0" w:color="auto"/>
                <w:bottom w:val="none" w:sz="0" w:space="0" w:color="auto"/>
                <w:right w:val="none" w:sz="0" w:space="0" w:color="auto"/>
              </w:divBdr>
              <w:divsChild>
                <w:div w:id="539974267">
                  <w:marLeft w:val="0"/>
                  <w:marRight w:val="0"/>
                  <w:marTop w:val="0"/>
                  <w:marBottom w:val="0"/>
                  <w:divBdr>
                    <w:top w:val="none" w:sz="0" w:space="0" w:color="auto"/>
                    <w:left w:val="none" w:sz="0" w:space="0" w:color="auto"/>
                    <w:bottom w:val="none" w:sz="0" w:space="0" w:color="auto"/>
                    <w:right w:val="none" w:sz="0" w:space="0" w:color="auto"/>
                  </w:divBdr>
                </w:div>
              </w:divsChild>
            </w:div>
            <w:div w:id="506212252">
              <w:marLeft w:val="0"/>
              <w:marRight w:val="0"/>
              <w:marTop w:val="0"/>
              <w:marBottom w:val="0"/>
              <w:divBdr>
                <w:top w:val="none" w:sz="0" w:space="0" w:color="auto"/>
                <w:left w:val="none" w:sz="0" w:space="0" w:color="auto"/>
                <w:bottom w:val="none" w:sz="0" w:space="0" w:color="auto"/>
                <w:right w:val="none" w:sz="0" w:space="0" w:color="auto"/>
              </w:divBdr>
              <w:divsChild>
                <w:div w:id="1634168544">
                  <w:marLeft w:val="0"/>
                  <w:marRight w:val="0"/>
                  <w:marTop w:val="0"/>
                  <w:marBottom w:val="0"/>
                  <w:divBdr>
                    <w:top w:val="none" w:sz="0" w:space="0" w:color="auto"/>
                    <w:left w:val="none" w:sz="0" w:space="0" w:color="auto"/>
                    <w:bottom w:val="none" w:sz="0" w:space="0" w:color="auto"/>
                    <w:right w:val="none" w:sz="0" w:space="0" w:color="auto"/>
                  </w:divBdr>
                </w:div>
              </w:divsChild>
            </w:div>
            <w:div w:id="1088694370">
              <w:marLeft w:val="0"/>
              <w:marRight w:val="0"/>
              <w:marTop w:val="0"/>
              <w:marBottom w:val="0"/>
              <w:divBdr>
                <w:top w:val="none" w:sz="0" w:space="0" w:color="auto"/>
                <w:left w:val="none" w:sz="0" w:space="0" w:color="auto"/>
                <w:bottom w:val="none" w:sz="0" w:space="0" w:color="auto"/>
                <w:right w:val="none" w:sz="0" w:space="0" w:color="auto"/>
              </w:divBdr>
              <w:divsChild>
                <w:div w:id="218977931">
                  <w:marLeft w:val="0"/>
                  <w:marRight w:val="0"/>
                  <w:marTop w:val="0"/>
                  <w:marBottom w:val="0"/>
                  <w:divBdr>
                    <w:top w:val="none" w:sz="0" w:space="0" w:color="auto"/>
                    <w:left w:val="none" w:sz="0" w:space="0" w:color="auto"/>
                    <w:bottom w:val="none" w:sz="0" w:space="0" w:color="auto"/>
                    <w:right w:val="none" w:sz="0" w:space="0" w:color="auto"/>
                  </w:divBdr>
                </w:div>
              </w:divsChild>
            </w:div>
            <w:div w:id="697776296">
              <w:marLeft w:val="0"/>
              <w:marRight w:val="0"/>
              <w:marTop w:val="0"/>
              <w:marBottom w:val="0"/>
              <w:divBdr>
                <w:top w:val="none" w:sz="0" w:space="0" w:color="auto"/>
                <w:left w:val="none" w:sz="0" w:space="0" w:color="auto"/>
                <w:bottom w:val="none" w:sz="0" w:space="0" w:color="auto"/>
                <w:right w:val="none" w:sz="0" w:space="0" w:color="auto"/>
              </w:divBdr>
              <w:divsChild>
                <w:div w:id="110134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756559">
          <w:marLeft w:val="0"/>
          <w:marRight w:val="0"/>
          <w:marTop w:val="0"/>
          <w:marBottom w:val="0"/>
          <w:divBdr>
            <w:top w:val="none" w:sz="0" w:space="0" w:color="auto"/>
            <w:left w:val="none" w:sz="0" w:space="0" w:color="auto"/>
            <w:bottom w:val="none" w:sz="0" w:space="0" w:color="auto"/>
            <w:right w:val="none" w:sz="0" w:space="0" w:color="auto"/>
          </w:divBdr>
          <w:divsChild>
            <w:div w:id="404108776">
              <w:marLeft w:val="0"/>
              <w:marRight w:val="0"/>
              <w:marTop w:val="0"/>
              <w:marBottom w:val="0"/>
              <w:divBdr>
                <w:top w:val="none" w:sz="0" w:space="0" w:color="auto"/>
                <w:left w:val="none" w:sz="0" w:space="0" w:color="auto"/>
                <w:bottom w:val="none" w:sz="0" w:space="0" w:color="auto"/>
                <w:right w:val="none" w:sz="0" w:space="0" w:color="auto"/>
              </w:divBdr>
              <w:divsChild>
                <w:div w:id="101037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951766">
      <w:bodyDiv w:val="1"/>
      <w:marLeft w:val="0"/>
      <w:marRight w:val="0"/>
      <w:marTop w:val="0"/>
      <w:marBottom w:val="0"/>
      <w:divBdr>
        <w:top w:val="none" w:sz="0" w:space="0" w:color="auto"/>
        <w:left w:val="none" w:sz="0" w:space="0" w:color="auto"/>
        <w:bottom w:val="none" w:sz="0" w:space="0" w:color="auto"/>
        <w:right w:val="none" w:sz="0" w:space="0" w:color="auto"/>
      </w:divBdr>
    </w:div>
    <w:div w:id="262110557">
      <w:bodyDiv w:val="1"/>
      <w:marLeft w:val="0"/>
      <w:marRight w:val="0"/>
      <w:marTop w:val="0"/>
      <w:marBottom w:val="0"/>
      <w:divBdr>
        <w:top w:val="none" w:sz="0" w:space="0" w:color="auto"/>
        <w:left w:val="none" w:sz="0" w:space="0" w:color="auto"/>
        <w:bottom w:val="none" w:sz="0" w:space="0" w:color="auto"/>
        <w:right w:val="none" w:sz="0" w:space="0" w:color="auto"/>
      </w:divBdr>
    </w:div>
    <w:div w:id="366568476">
      <w:bodyDiv w:val="1"/>
      <w:marLeft w:val="0"/>
      <w:marRight w:val="0"/>
      <w:marTop w:val="0"/>
      <w:marBottom w:val="0"/>
      <w:divBdr>
        <w:top w:val="none" w:sz="0" w:space="0" w:color="auto"/>
        <w:left w:val="none" w:sz="0" w:space="0" w:color="auto"/>
        <w:bottom w:val="none" w:sz="0" w:space="0" w:color="auto"/>
        <w:right w:val="none" w:sz="0" w:space="0" w:color="auto"/>
      </w:divBdr>
      <w:divsChild>
        <w:div w:id="1956332145">
          <w:marLeft w:val="0"/>
          <w:marRight w:val="0"/>
          <w:marTop w:val="0"/>
          <w:marBottom w:val="0"/>
          <w:divBdr>
            <w:top w:val="none" w:sz="0" w:space="0" w:color="auto"/>
            <w:left w:val="none" w:sz="0" w:space="0" w:color="auto"/>
            <w:bottom w:val="none" w:sz="0" w:space="0" w:color="auto"/>
            <w:right w:val="none" w:sz="0" w:space="0" w:color="auto"/>
          </w:divBdr>
          <w:divsChild>
            <w:div w:id="1936548096">
              <w:marLeft w:val="0"/>
              <w:marRight w:val="0"/>
              <w:marTop w:val="0"/>
              <w:marBottom w:val="0"/>
              <w:divBdr>
                <w:top w:val="none" w:sz="0" w:space="0" w:color="auto"/>
                <w:left w:val="none" w:sz="0" w:space="0" w:color="auto"/>
                <w:bottom w:val="none" w:sz="0" w:space="0" w:color="auto"/>
                <w:right w:val="none" w:sz="0" w:space="0" w:color="auto"/>
              </w:divBdr>
              <w:divsChild>
                <w:div w:id="1158687650">
                  <w:marLeft w:val="0"/>
                  <w:marRight w:val="0"/>
                  <w:marTop w:val="0"/>
                  <w:marBottom w:val="0"/>
                  <w:divBdr>
                    <w:top w:val="none" w:sz="0" w:space="0" w:color="auto"/>
                    <w:left w:val="none" w:sz="0" w:space="0" w:color="auto"/>
                    <w:bottom w:val="none" w:sz="0" w:space="0" w:color="auto"/>
                    <w:right w:val="none" w:sz="0" w:space="0" w:color="auto"/>
                  </w:divBdr>
                </w:div>
              </w:divsChild>
            </w:div>
            <w:div w:id="616183834">
              <w:marLeft w:val="0"/>
              <w:marRight w:val="0"/>
              <w:marTop w:val="0"/>
              <w:marBottom w:val="0"/>
              <w:divBdr>
                <w:top w:val="none" w:sz="0" w:space="0" w:color="auto"/>
                <w:left w:val="none" w:sz="0" w:space="0" w:color="auto"/>
                <w:bottom w:val="none" w:sz="0" w:space="0" w:color="auto"/>
                <w:right w:val="none" w:sz="0" w:space="0" w:color="auto"/>
              </w:divBdr>
              <w:divsChild>
                <w:div w:id="1677465195">
                  <w:marLeft w:val="0"/>
                  <w:marRight w:val="0"/>
                  <w:marTop w:val="0"/>
                  <w:marBottom w:val="0"/>
                  <w:divBdr>
                    <w:top w:val="none" w:sz="0" w:space="0" w:color="auto"/>
                    <w:left w:val="none" w:sz="0" w:space="0" w:color="auto"/>
                    <w:bottom w:val="none" w:sz="0" w:space="0" w:color="auto"/>
                    <w:right w:val="none" w:sz="0" w:space="0" w:color="auto"/>
                  </w:divBdr>
                </w:div>
                <w:div w:id="106318711">
                  <w:marLeft w:val="0"/>
                  <w:marRight w:val="0"/>
                  <w:marTop w:val="0"/>
                  <w:marBottom w:val="0"/>
                  <w:divBdr>
                    <w:top w:val="none" w:sz="0" w:space="0" w:color="auto"/>
                    <w:left w:val="none" w:sz="0" w:space="0" w:color="auto"/>
                    <w:bottom w:val="none" w:sz="0" w:space="0" w:color="auto"/>
                    <w:right w:val="none" w:sz="0" w:space="0" w:color="auto"/>
                  </w:divBdr>
                </w:div>
                <w:div w:id="1075936874">
                  <w:marLeft w:val="0"/>
                  <w:marRight w:val="0"/>
                  <w:marTop w:val="0"/>
                  <w:marBottom w:val="0"/>
                  <w:divBdr>
                    <w:top w:val="none" w:sz="0" w:space="0" w:color="auto"/>
                    <w:left w:val="none" w:sz="0" w:space="0" w:color="auto"/>
                    <w:bottom w:val="none" w:sz="0" w:space="0" w:color="auto"/>
                    <w:right w:val="none" w:sz="0" w:space="0" w:color="auto"/>
                  </w:divBdr>
                </w:div>
                <w:div w:id="1245146907">
                  <w:marLeft w:val="0"/>
                  <w:marRight w:val="0"/>
                  <w:marTop w:val="0"/>
                  <w:marBottom w:val="0"/>
                  <w:divBdr>
                    <w:top w:val="none" w:sz="0" w:space="0" w:color="auto"/>
                    <w:left w:val="none" w:sz="0" w:space="0" w:color="auto"/>
                    <w:bottom w:val="none" w:sz="0" w:space="0" w:color="auto"/>
                    <w:right w:val="none" w:sz="0" w:space="0" w:color="auto"/>
                  </w:divBdr>
                </w:div>
                <w:div w:id="1995646583">
                  <w:marLeft w:val="0"/>
                  <w:marRight w:val="0"/>
                  <w:marTop w:val="0"/>
                  <w:marBottom w:val="0"/>
                  <w:divBdr>
                    <w:top w:val="none" w:sz="0" w:space="0" w:color="auto"/>
                    <w:left w:val="none" w:sz="0" w:space="0" w:color="auto"/>
                    <w:bottom w:val="none" w:sz="0" w:space="0" w:color="auto"/>
                    <w:right w:val="none" w:sz="0" w:space="0" w:color="auto"/>
                  </w:divBdr>
                </w:div>
              </w:divsChild>
            </w:div>
            <w:div w:id="1402362259">
              <w:marLeft w:val="0"/>
              <w:marRight w:val="0"/>
              <w:marTop w:val="0"/>
              <w:marBottom w:val="0"/>
              <w:divBdr>
                <w:top w:val="none" w:sz="0" w:space="0" w:color="auto"/>
                <w:left w:val="none" w:sz="0" w:space="0" w:color="auto"/>
                <w:bottom w:val="none" w:sz="0" w:space="0" w:color="auto"/>
                <w:right w:val="none" w:sz="0" w:space="0" w:color="auto"/>
              </w:divBdr>
              <w:divsChild>
                <w:div w:id="1296790458">
                  <w:marLeft w:val="0"/>
                  <w:marRight w:val="0"/>
                  <w:marTop w:val="0"/>
                  <w:marBottom w:val="0"/>
                  <w:divBdr>
                    <w:top w:val="none" w:sz="0" w:space="0" w:color="auto"/>
                    <w:left w:val="none" w:sz="0" w:space="0" w:color="auto"/>
                    <w:bottom w:val="none" w:sz="0" w:space="0" w:color="auto"/>
                    <w:right w:val="none" w:sz="0" w:space="0" w:color="auto"/>
                  </w:divBdr>
                </w:div>
              </w:divsChild>
            </w:div>
            <w:div w:id="774785226">
              <w:marLeft w:val="0"/>
              <w:marRight w:val="0"/>
              <w:marTop w:val="0"/>
              <w:marBottom w:val="0"/>
              <w:divBdr>
                <w:top w:val="none" w:sz="0" w:space="0" w:color="auto"/>
                <w:left w:val="none" w:sz="0" w:space="0" w:color="auto"/>
                <w:bottom w:val="none" w:sz="0" w:space="0" w:color="auto"/>
                <w:right w:val="none" w:sz="0" w:space="0" w:color="auto"/>
              </w:divBdr>
              <w:divsChild>
                <w:div w:id="149103506">
                  <w:marLeft w:val="0"/>
                  <w:marRight w:val="0"/>
                  <w:marTop w:val="0"/>
                  <w:marBottom w:val="0"/>
                  <w:divBdr>
                    <w:top w:val="none" w:sz="0" w:space="0" w:color="auto"/>
                    <w:left w:val="none" w:sz="0" w:space="0" w:color="auto"/>
                    <w:bottom w:val="none" w:sz="0" w:space="0" w:color="auto"/>
                    <w:right w:val="none" w:sz="0" w:space="0" w:color="auto"/>
                  </w:divBdr>
                </w:div>
                <w:div w:id="444351367">
                  <w:marLeft w:val="0"/>
                  <w:marRight w:val="0"/>
                  <w:marTop w:val="0"/>
                  <w:marBottom w:val="0"/>
                  <w:divBdr>
                    <w:top w:val="none" w:sz="0" w:space="0" w:color="auto"/>
                    <w:left w:val="none" w:sz="0" w:space="0" w:color="auto"/>
                    <w:bottom w:val="none" w:sz="0" w:space="0" w:color="auto"/>
                    <w:right w:val="none" w:sz="0" w:space="0" w:color="auto"/>
                  </w:divBdr>
                </w:div>
              </w:divsChild>
            </w:div>
            <w:div w:id="1169246970">
              <w:marLeft w:val="0"/>
              <w:marRight w:val="0"/>
              <w:marTop w:val="0"/>
              <w:marBottom w:val="0"/>
              <w:divBdr>
                <w:top w:val="none" w:sz="0" w:space="0" w:color="auto"/>
                <w:left w:val="none" w:sz="0" w:space="0" w:color="auto"/>
                <w:bottom w:val="none" w:sz="0" w:space="0" w:color="auto"/>
                <w:right w:val="none" w:sz="0" w:space="0" w:color="auto"/>
              </w:divBdr>
              <w:divsChild>
                <w:div w:id="498665154">
                  <w:marLeft w:val="0"/>
                  <w:marRight w:val="0"/>
                  <w:marTop w:val="0"/>
                  <w:marBottom w:val="0"/>
                  <w:divBdr>
                    <w:top w:val="none" w:sz="0" w:space="0" w:color="auto"/>
                    <w:left w:val="none" w:sz="0" w:space="0" w:color="auto"/>
                    <w:bottom w:val="none" w:sz="0" w:space="0" w:color="auto"/>
                    <w:right w:val="none" w:sz="0" w:space="0" w:color="auto"/>
                  </w:divBdr>
                </w:div>
                <w:div w:id="117919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474910">
      <w:bodyDiv w:val="1"/>
      <w:marLeft w:val="0"/>
      <w:marRight w:val="0"/>
      <w:marTop w:val="0"/>
      <w:marBottom w:val="0"/>
      <w:divBdr>
        <w:top w:val="none" w:sz="0" w:space="0" w:color="auto"/>
        <w:left w:val="none" w:sz="0" w:space="0" w:color="auto"/>
        <w:bottom w:val="none" w:sz="0" w:space="0" w:color="auto"/>
        <w:right w:val="none" w:sz="0" w:space="0" w:color="auto"/>
      </w:divBdr>
    </w:div>
    <w:div w:id="570819048">
      <w:bodyDiv w:val="1"/>
      <w:marLeft w:val="0"/>
      <w:marRight w:val="0"/>
      <w:marTop w:val="0"/>
      <w:marBottom w:val="0"/>
      <w:divBdr>
        <w:top w:val="none" w:sz="0" w:space="0" w:color="auto"/>
        <w:left w:val="none" w:sz="0" w:space="0" w:color="auto"/>
        <w:bottom w:val="none" w:sz="0" w:space="0" w:color="auto"/>
        <w:right w:val="none" w:sz="0" w:space="0" w:color="auto"/>
      </w:divBdr>
      <w:divsChild>
        <w:div w:id="392581670">
          <w:marLeft w:val="0"/>
          <w:marRight w:val="0"/>
          <w:marTop w:val="0"/>
          <w:marBottom w:val="0"/>
          <w:divBdr>
            <w:top w:val="none" w:sz="0" w:space="0" w:color="auto"/>
            <w:left w:val="none" w:sz="0" w:space="0" w:color="auto"/>
            <w:bottom w:val="none" w:sz="0" w:space="0" w:color="auto"/>
            <w:right w:val="none" w:sz="0" w:space="0" w:color="auto"/>
          </w:divBdr>
        </w:div>
      </w:divsChild>
    </w:div>
    <w:div w:id="921908535">
      <w:bodyDiv w:val="1"/>
      <w:marLeft w:val="0"/>
      <w:marRight w:val="0"/>
      <w:marTop w:val="0"/>
      <w:marBottom w:val="0"/>
      <w:divBdr>
        <w:top w:val="none" w:sz="0" w:space="0" w:color="auto"/>
        <w:left w:val="none" w:sz="0" w:space="0" w:color="auto"/>
        <w:bottom w:val="none" w:sz="0" w:space="0" w:color="auto"/>
        <w:right w:val="none" w:sz="0" w:space="0" w:color="auto"/>
      </w:divBdr>
      <w:divsChild>
        <w:div w:id="1099519574">
          <w:marLeft w:val="0"/>
          <w:marRight w:val="0"/>
          <w:marTop w:val="0"/>
          <w:marBottom w:val="0"/>
          <w:divBdr>
            <w:top w:val="none" w:sz="0" w:space="0" w:color="auto"/>
            <w:left w:val="none" w:sz="0" w:space="0" w:color="auto"/>
            <w:bottom w:val="none" w:sz="0" w:space="0" w:color="auto"/>
            <w:right w:val="none" w:sz="0" w:space="0" w:color="auto"/>
          </w:divBdr>
          <w:divsChild>
            <w:div w:id="1409501494">
              <w:marLeft w:val="0"/>
              <w:marRight w:val="0"/>
              <w:marTop w:val="0"/>
              <w:marBottom w:val="0"/>
              <w:divBdr>
                <w:top w:val="none" w:sz="0" w:space="0" w:color="auto"/>
                <w:left w:val="none" w:sz="0" w:space="0" w:color="auto"/>
                <w:bottom w:val="none" w:sz="0" w:space="0" w:color="auto"/>
                <w:right w:val="none" w:sz="0" w:space="0" w:color="auto"/>
              </w:divBdr>
              <w:divsChild>
                <w:div w:id="23254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325157">
      <w:bodyDiv w:val="1"/>
      <w:marLeft w:val="0"/>
      <w:marRight w:val="0"/>
      <w:marTop w:val="0"/>
      <w:marBottom w:val="0"/>
      <w:divBdr>
        <w:top w:val="none" w:sz="0" w:space="0" w:color="auto"/>
        <w:left w:val="none" w:sz="0" w:space="0" w:color="auto"/>
        <w:bottom w:val="none" w:sz="0" w:space="0" w:color="auto"/>
        <w:right w:val="none" w:sz="0" w:space="0" w:color="auto"/>
      </w:divBdr>
      <w:divsChild>
        <w:div w:id="589849131">
          <w:marLeft w:val="0"/>
          <w:marRight w:val="0"/>
          <w:marTop w:val="0"/>
          <w:marBottom w:val="0"/>
          <w:divBdr>
            <w:top w:val="none" w:sz="0" w:space="0" w:color="auto"/>
            <w:left w:val="none" w:sz="0" w:space="0" w:color="auto"/>
            <w:bottom w:val="none" w:sz="0" w:space="0" w:color="auto"/>
            <w:right w:val="none" w:sz="0" w:space="0" w:color="auto"/>
          </w:divBdr>
          <w:divsChild>
            <w:div w:id="1752265480">
              <w:marLeft w:val="0"/>
              <w:marRight w:val="0"/>
              <w:marTop w:val="0"/>
              <w:marBottom w:val="0"/>
              <w:divBdr>
                <w:top w:val="none" w:sz="0" w:space="0" w:color="auto"/>
                <w:left w:val="none" w:sz="0" w:space="0" w:color="auto"/>
                <w:bottom w:val="none" w:sz="0" w:space="0" w:color="auto"/>
                <w:right w:val="none" w:sz="0" w:space="0" w:color="auto"/>
              </w:divBdr>
              <w:divsChild>
                <w:div w:id="2049067086">
                  <w:marLeft w:val="0"/>
                  <w:marRight w:val="0"/>
                  <w:marTop w:val="0"/>
                  <w:marBottom w:val="0"/>
                  <w:divBdr>
                    <w:top w:val="none" w:sz="0" w:space="0" w:color="auto"/>
                    <w:left w:val="none" w:sz="0" w:space="0" w:color="auto"/>
                    <w:bottom w:val="none" w:sz="0" w:space="0" w:color="auto"/>
                    <w:right w:val="none" w:sz="0" w:space="0" w:color="auto"/>
                  </w:divBdr>
                  <w:divsChild>
                    <w:div w:id="690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906908">
      <w:bodyDiv w:val="1"/>
      <w:marLeft w:val="0"/>
      <w:marRight w:val="0"/>
      <w:marTop w:val="0"/>
      <w:marBottom w:val="0"/>
      <w:divBdr>
        <w:top w:val="none" w:sz="0" w:space="0" w:color="auto"/>
        <w:left w:val="none" w:sz="0" w:space="0" w:color="auto"/>
        <w:bottom w:val="none" w:sz="0" w:space="0" w:color="auto"/>
        <w:right w:val="none" w:sz="0" w:space="0" w:color="auto"/>
      </w:divBdr>
      <w:divsChild>
        <w:div w:id="2079092799">
          <w:marLeft w:val="0"/>
          <w:marRight w:val="0"/>
          <w:marTop w:val="0"/>
          <w:marBottom w:val="0"/>
          <w:divBdr>
            <w:top w:val="none" w:sz="0" w:space="0" w:color="auto"/>
            <w:left w:val="none" w:sz="0" w:space="0" w:color="auto"/>
            <w:bottom w:val="none" w:sz="0" w:space="0" w:color="auto"/>
            <w:right w:val="none" w:sz="0" w:space="0" w:color="auto"/>
          </w:divBdr>
          <w:divsChild>
            <w:div w:id="1730151220">
              <w:marLeft w:val="0"/>
              <w:marRight w:val="0"/>
              <w:marTop w:val="0"/>
              <w:marBottom w:val="0"/>
              <w:divBdr>
                <w:top w:val="none" w:sz="0" w:space="0" w:color="auto"/>
                <w:left w:val="none" w:sz="0" w:space="0" w:color="auto"/>
                <w:bottom w:val="none" w:sz="0" w:space="0" w:color="auto"/>
                <w:right w:val="none" w:sz="0" w:space="0" w:color="auto"/>
              </w:divBdr>
              <w:divsChild>
                <w:div w:id="1207833297">
                  <w:marLeft w:val="0"/>
                  <w:marRight w:val="0"/>
                  <w:marTop w:val="0"/>
                  <w:marBottom w:val="0"/>
                  <w:divBdr>
                    <w:top w:val="none" w:sz="0" w:space="0" w:color="auto"/>
                    <w:left w:val="none" w:sz="0" w:space="0" w:color="auto"/>
                    <w:bottom w:val="none" w:sz="0" w:space="0" w:color="auto"/>
                    <w:right w:val="none" w:sz="0" w:space="0" w:color="auto"/>
                  </w:divBdr>
                  <w:divsChild>
                    <w:div w:id="177944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6754558">
      <w:bodyDiv w:val="1"/>
      <w:marLeft w:val="0"/>
      <w:marRight w:val="0"/>
      <w:marTop w:val="0"/>
      <w:marBottom w:val="0"/>
      <w:divBdr>
        <w:top w:val="none" w:sz="0" w:space="0" w:color="auto"/>
        <w:left w:val="none" w:sz="0" w:space="0" w:color="auto"/>
        <w:bottom w:val="none" w:sz="0" w:space="0" w:color="auto"/>
        <w:right w:val="none" w:sz="0" w:space="0" w:color="auto"/>
      </w:divBdr>
      <w:divsChild>
        <w:div w:id="997877075">
          <w:marLeft w:val="0"/>
          <w:marRight w:val="0"/>
          <w:marTop w:val="0"/>
          <w:marBottom w:val="0"/>
          <w:divBdr>
            <w:top w:val="none" w:sz="0" w:space="0" w:color="auto"/>
            <w:left w:val="none" w:sz="0" w:space="0" w:color="auto"/>
            <w:bottom w:val="none" w:sz="0" w:space="0" w:color="auto"/>
            <w:right w:val="none" w:sz="0" w:space="0" w:color="auto"/>
          </w:divBdr>
          <w:divsChild>
            <w:div w:id="1936938121">
              <w:marLeft w:val="0"/>
              <w:marRight w:val="0"/>
              <w:marTop w:val="0"/>
              <w:marBottom w:val="0"/>
              <w:divBdr>
                <w:top w:val="none" w:sz="0" w:space="0" w:color="auto"/>
                <w:left w:val="none" w:sz="0" w:space="0" w:color="auto"/>
                <w:bottom w:val="none" w:sz="0" w:space="0" w:color="auto"/>
                <w:right w:val="none" w:sz="0" w:space="0" w:color="auto"/>
              </w:divBdr>
              <w:divsChild>
                <w:div w:id="20271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901532">
      <w:bodyDiv w:val="1"/>
      <w:marLeft w:val="0"/>
      <w:marRight w:val="0"/>
      <w:marTop w:val="0"/>
      <w:marBottom w:val="0"/>
      <w:divBdr>
        <w:top w:val="none" w:sz="0" w:space="0" w:color="auto"/>
        <w:left w:val="none" w:sz="0" w:space="0" w:color="auto"/>
        <w:bottom w:val="none" w:sz="0" w:space="0" w:color="auto"/>
        <w:right w:val="none" w:sz="0" w:space="0" w:color="auto"/>
      </w:divBdr>
    </w:div>
    <w:div w:id="1152714190">
      <w:bodyDiv w:val="1"/>
      <w:marLeft w:val="0"/>
      <w:marRight w:val="0"/>
      <w:marTop w:val="0"/>
      <w:marBottom w:val="0"/>
      <w:divBdr>
        <w:top w:val="none" w:sz="0" w:space="0" w:color="auto"/>
        <w:left w:val="none" w:sz="0" w:space="0" w:color="auto"/>
        <w:bottom w:val="none" w:sz="0" w:space="0" w:color="auto"/>
        <w:right w:val="none" w:sz="0" w:space="0" w:color="auto"/>
      </w:divBdr>
      <w:divsChild>
        <w:div w:id="387923767">
          <w:marLeft w:val="0"/>
          <w:marRight w:val="0"/>
          <w:marTop w:val="0"/>
          <w:marBottom w:val="0"/>
          <w:divBdr>
            <w:top w:val="none" w:sz="0" w:space="0" w:color="auto"/>
            <w:left w:val="none" w:sz="0" w:space="0" w:color="auto"/>
            <w:bottom w:val="none" w:sz="0" w:space="0" w:color="auto"/>
            <w:right w:val="none" w:sz="0" w:space="0" w:color="auto"/>
          </w:divBdr>
          <w:divsChild>
            <w:div w:id="1087654758">
              <w:marLeft w:val="0"/>
              <w:marRight w:val="0"/>
              <w:marTop w:val="0"/>
              <w:marBottom w:val="0"/>
              <w:divBdr>
                <w:top w:val="none" w:sz="0" w:space="0" w:color="auto"/>
                <w:left w:val="none" w:sz="0" w:space="0" w:color="auto"/>
                <w:bottom w:val="none" w:sz="0" w:space="0" w:color="auto"/>
                <w:right w:val="none" w:sz="0" w:space="0" w:color="auto"/>
              </w:divBdr>
              <w:divsChild>
                <w:div w:id="1568763273">
                  <w:marLeft w:val="0"/>
                  <w:marRight w:val="0"/>
                  <w:marTop w:val="0"/>
                  <w:marBottom w:val="0"/>
                  <w:divBdr>
                    <w:top w:val="none" w:sz="0" w:space="0" w:color="auto"/>
                    <w:left w:val="none" w:sz="0" w:space="0" w:color="auto"/>
                    <w:bottom w:val="none" w:sz="0" w:space="0" w:color="auto"/>
                    <w:right w:val="none" w:sz="0" w:space="0" w:color="auto"/>
                  </w:divBdr>
                  <w:divsChild>
                    <w:div w:id="137561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1433526">
      <w:bodyDiv w:val="1"/>
      <w:marLeft w:val="0"/>
      <w:marRight w:val="0"/>
      <w:marTop w:val="0"/>
      <w:marBottom w:val="0"/>
      <w:divBdr>
        <w:top w:val="none" w:sz="0" w:space="0" w:color="auto"/>
        <w:left w:val="none" w:sz="0" w:space="0" w:color="auto"/>
        <w:bottom w:val="none" w:sz="0" w:space="0" w:color="auto"/>
        <w:right w:val="none" w:sz="0" w:space="0" w:color="auto"/>
      </w:divBdr>
      <w:divsChild>
        <w:div w:id="492990447">
          <w:marLeft w:val="0"/>
          <w:marRight w:val="0"/>
          <w:marTop w:val="0"/>
          <w:marBottom w:val="0"/>
          <w:divBdr>
            <w:top w:val="none" w:sz="0" w:space="0" w:color="auto"/>
            <w:left w:val="none" w:sz="0" w:space="0" w:color="auto"/>
            <w:bottom w:val="none" w:sz="0" w:space="0" w:color="auto"/>
            <w:right w:val="none" w:sz="0" w:space="0" w:color="auto"/>
          </w:divBdr>
          <w:divsChild>
            <w:div w:id="1636448094">
              <w:marLeft w:val="0"/>
              <w:marRight w:val="0"/>
              <w:marTop w:val="0"/>
              <w:marBottom w:val="0"/>
              <w:divBdr>
                <w:top w:val="none" w:sz="0" w:space="0" w:color="auto"/>
                <w:left w:val="none" w:sz="0" w:space="0" w:color="auto"/>
                <w:bottom w:val="none" w:sz="0" w:space="0" w:color="auto"/>
                <w:right w:val="none" w:sz="0" w:space="0" w:color="auto"/>
              </w:divBdr>
              <w:divsChild>
                <w:div w:id="192538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623222">
      <w:bodyDiv w:val="1"/>
      <w:marLeft w:val="0"/>
      <w:marRight w:val="0"/>
      <w:marTop w:val="0"/>
      <w:marBottom w:val="0"/>
      <w:divBdr>
        <w:top w:val="none" w:sz="0" w:space="0" w:color="auto"/>
        <w:left w:val="none" w:sz="0" w:space="0" w:color="auto"/>
        <w:bottom w:val="none" w:sz="0" w:space="0" w:color="auto"/>
        <w:right w:val="none" w:sz="0" w:space="0" w:color="auto"/>
      </w:divBdr>
    </w:div>
    <w:div w:id="1650598505">
      <w:bodyDiv w:val="1"/>
      <w:marLeft w:val="0"/>
      <w:marRight w:val="0"/>
      <w:marTop w:val="0"/>
      <w:marBottom w:val="0"/>
      <w:divBdr>
        <w:top w:val="none" w:sz="0" w:space="0" w:color="auto"/>
        <w:left w:val="none" w:sz="0" w:space="0" w:color="auto"/>
        <w:bottom w:val="none" w:sz="0" w:space="0" w:color="auto"/>
        <w:right w:val="none" w:sz="0" w:space="0" w:color="auto"/>
      </w:divBdr>
      <w:divsChild>
        <w:div w:id="106973795">
          <w:marLeft w:val="0"/>
          <w:marRight w:val="0"/>
          <w:marTop w:val="0"/>
          <w:marBottom w:val="0"/>
          <w:divBdr>
            <w:top w:val="none" w:sz="0" w:space="0" w:color="auto"/>
            <w:left w:val="none" w:sz="0" w:space="0" w:color="auto"/>
            <w:bottom w:val="none" w:sz="0" w:space="0" w:color="auto"/>
            <w:right w:val="none" w:sz="0" w:space="0" w:color="auto"/>
          </w:divBdr>
          <w:divsChild>
            <w:div w:id="32467842">
              <w:marLeft w:val="0"/>
              <w:marRight w:val="0"/>
              <w:marTop w:val="0"/>
              <w:marBottom w:val="0"/>
              <w:divBdr>
                <w:top w:val="none" w:sz="0" w:space="0" w:color="auto"/>
                <w:left w:val="none" w:sz="0" w:space="0" w:color="auto"/>
                <w:bottom w:val="none" w:sz="0" w:space="0" w:color="auto"/>
                <w:right w:val="none" w:sz="0" w:space="0" w:color="auto"/>
              </w:divBdr>
              <w:divsChild>
                <w:div w:id="69469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074124">
      <w:bodyDiv w:val="1"/>
      <w:marLeft w:val="0"/>
      <w:marRight w:val="0"/>
      <w:marTop w:val="0"/>
      <w:marBottom w:val="0"/>
      <w:divBdr>
        <w:top w:val="none" w:sz="0" w:space="0" w:color="auto"/>
        <w:left w:val="none" w:sz="0" w:space="0" w:color="auto"/>
        <w:bottom w:val="none" w:sz="0" w:space="0" w:color="auto"/>
        <w:right w:val="none" w:sz="0" w:space="0" w:color="auto"/>
      </w:divBdr>
      <w:divsChild>
        <w:div w:id="885019943">
          <w:marLeft w:val="0"/>
          <w:marRight w:val="0"/>
          <w:marTop w:val="0"/>
          <w:marBottom w:val="0"/>
          <w:divBdr>
            <w:top w:val="none" w:sz="0" w:space="0" w:color="auto"/>
            <w:left w:val="none" w:sz="0" w:space="0" w:color="auto"/>
            <w:bottom w:val="none" w:sz="0" w:space="0" w:color="auto"/>
            <w:right w:val="none" w:sz="0" w:space="0" w:color="auto"/>
          </w:divBdr>
          <w:divsChild>
            <w:div w:id="824664356">
              <w:marLeft w:val="0"/>
              <w:marRight w:val="0"/>
              <w:marTop w:val="0"/>
              <w:marBottom w:val="0"/>
              <w:divBdr>
                <w:top w:val="none" w:sz="0" w:space="0" w:color="auto"/>
                <w:left w:val="none" w:sz="0" w:space="0" w:color="auto"/>
                <w:bottom w:val="none" w:sz="0" w:space="0" w:color="auto"/>
                <w:right w:val="none" w:sz="0" w:space="0" w:color="auto"/>
              </w:divBdr>
              <w:divsChild>
                <w:div w:id="184150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494617">
      <w:bodyDiv w:val="1"/>
      <w:marLeft w:val="0"/>
      <w:marRight w:val="0"/>
      <w:marTop w:val="0"/>
      <w:marBottom w:val="0"/>
      <w:divBdr>
        <w:top w:val="none" w:sz="0" w:space="0" w:color="auto"/>
        <w:left w:val="none" w:sz="0" w:space="0" w:color="auto"/>
        <w:bottom w:val="none" w:sz="0" w:space="0" w:color="auto"/>
        <w:right w:val="none" w:sz="0" w:space="0" w:color="auto"/>
      </w:divBdr>
      <w:divsChild>
        <w:div w:id="1783955549">
          <w:marLeft w:val="0"/>
          <w:marRight w:val="0"/>
          <w:marTop w:val="0"/>
          <w:marBottom w:val="0"/>
          <w:divBdr>
            <w:top w:val="none" w:sz="0" w:space="0" w:color="auto"/>
            <w:left w:val="none" w:sz="0" w:space="0" w:color="auto"/>
            <w:bottom w:val="none" w:sz="0" w:space="0" w:color="auto"/>
            <w:right w:val="none" w:sz="0" w:space="0" w:color="auto"/>
          </w:divBdr>
          <w:divsChild>
            <w:div w:id="596333066">
              <w:marLeft w:val="0"/>
              <w:marRight w:val="0"/>
              <w:marTop w:val="0"/>
              <w:marBottom w:val="0"/>
              <w:divBdr>
                <w:top w:val="none" w:sz="0" w:space="0" w:color="auto"/>
                <w:left w:val="none" w:sz="0" w:space="0" w:color="auto"/>
                <w:bottom w:val="none" w:sz="0" w:space="0" w:color="auto"/>
                <w:right w:val="none" w:sz="0" w:space="0" w:color="auto"/>
              </w:divBdr>
              <w:divsChild>
                <w:div w:id="1195312356">
                  <w:marLeft w:val="0"/>
                  <w:marRight w:val="0"/>
                  <w:marTop w:val="0"/>
                  <w:marBottom w:val="0"/>
                  <w:divBdr>
                    <w:top w:val="none" w:sz="0" w:space="0" w:color="auto"/>
                    <w:left w:val="none" w:sz="0" w:space="0" w:color="auto"/>
                    <w:bottom w:val="none" w:sz="0" w:space="0" w:color="auto"/>
                    <w:right w:val="none" w:sz="0" w:space="0" w:color="auto"/>
                  </w:divBdr>
                  <w:divsChild>
                    <w:div w:id="134670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1383584">
      <w:bodyDiv w:val="1"/>
      <w:marLeft w:val="0"/>
      <w:marRight w:val="0"/>
      <w:marTop w:val="0"/>
      <w:marBottom w:val="0"/>
      <w:divBdr>
        <w:top w:val="none" w:sz="0" w:space="0" w:color="auto"/>
        <w:left w:val="none" w:sz="0" w:space="0" w:color="auto"/>
        <w:bottom w:val="none" w:sz="0" w:space="0" w:color="auto"/>
        <w:right w:val="none" w:sz="0" w:space="0" w:color="auto"/>
      </w:divBdr>
      <w:divsChild>
        <w:div w:id="1759986442">
          <w:marLeft w:val="0"/>
          <w:marRight w:val="0"/>
          <w:marTop w:val="0"/>
          <w:marBottom w:val="0"/>
          <w:divBdr>
            <w:top w:val="none" w:sz="0" w:space="0" w:color="auto"/>
            <w:left w:val="none" w:sz="0" w:space="0" w:color="auto"/>
            <w:bottom w:val="none" w:sz="0" w:space="0" w:color="auto"/>
            <w:right w:val="none" w:sz="0" w:space="0" w:color="auto"/>
          </w:divBdr>
          <w:divsChild>
            <w:div w:id="356273984">
              <w:marLeft w:val="0"/>
              <w:marRight w:val="0"/>
              <w:marTop w:val="0"/>
              <w:marBottom w:val="0"/>
              <w:divBdr>
                <w:top w:val="none" w:sz="0" w:space="0" w:color="auto"/>
                <w:left w:val="none" w:sz="0" w:space="0" w:color="auto"/>
                <w:bottom w:val="none" w:sz="0" w:space="0" w:color="auto"/>
                <w:right w:val="none" w:sz="0" w:space="0" w:color="auto"/>
              </w:divBdr>
              <w:divsChild>
                <w:div w:id="1739551285">
                  <w:marLeft w:val="0"/>
                  <w:marRight w:val="0"/>
                  <w:marTop w:val="0"/>
                  <w:marBottom w:val="0"/>
                  <w:divBdr>
                    <w:top w:val="none" w:sz="0" w:space="0" w:color="auto"/>
                    <w:left w:val="none" w:sz="0" w:space="0" w:color="auto"/>
                    <w:bottom w:val="none" w:sz="0" w:space="0" w:color="auto"/>
                    <w:right w:val="none" w:sz="0" w:space="0" w:color="auto"/>
                  </w:divBdr>
                  <w:divsChild>
                    <w:div w:id="171522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565967">
      <w:bodyDiv w:val="1"/>
      <w:marLeft w:val="0"/>
      <w:marRight w:val="0"/>
      <w:marTop w:val="0"/>
      <w:marBottom w:val="0"/>
      <w:divBdr>
        <w:top w:val="none" w:sz="0" w:space="0" w:color="auto"/>
        <w:left w:val="none" w:sz="0" w:space="0" w:color="auto"/>
        <w:bottom w:val="none" w:sz="0" w:space="0" w:color="auto"/>
        <w:right w:val="none" w:sz="0" w:space="0" w:color="auto"/>
      </w:divBdr>
      <w:divsChild>
        <w:div w:id="2118213308">
          <w:marLeft w:val="0"/>
          <w:marRight w:val="0"/>
          <w:marTop w:val="0"/>
          <w:marBottom w:val="0"/>
          <w:divBdr>
            <w:top w:val="none" w:sz="0" w:space="0" w:color="auto"/>
            <w:left w:val="none" w:sz="0" w:space="0" w:color="auto"/>
            <w:bottom w:val="none" w:sz="0" w:space="0" w:color="auto"/>
            <w:right w:val="none" w:sz="0" w:space="0" w:color="auto"/>
          </w:divBdr>
          <w:divsChild>
            <w:div w:id="210505015">
              <w:marLeft w:val="0"/>
              <w:marRight w:val="0"/>
              <w:marTop w:val="0"/>
              <w:marBottom w:val="0"/>
              <w:divBdr>
                <w:top w:val="none" w:sz="0" w:space="0" w:color="auto"/>
                <w:left w:val="none" w:sz="0" w:space="0" w:color="auto"/>
                <w:bottom w:val="none" w:sz="0" w:space="0" w:color="auto"/>
                <w:right w:val="none" w:sz="0" w:space="0" w:color="auto"/>
              </w:divBdr>
              <w:divsChild>
                <w:div w:id="181313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FA85CDD-9869-0C43-82B2-50AA0500D9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9475</Words>
  <Characters>54009</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Numerical Modelling of Thermal Management Systems in Lithium-ion Batteries</vt:lpstr>
    </vt:vector>
  </TitlesOfParts>
  <Company/>
  <LinksUpToDate>false</LinksUpToDate>
  <CharactersWithSpaces>63358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Numerical Modelling of Thermal Management Systems in Lithium-ion Batteries</dc:title>
  <dc:subject>Individual Project – Project Proposal 2019-2020</dc:subject>
  <dc:creator>Omar Elsewify 10189937</dc:creator>
  <cp:keywords/>
  <dc:description/>
  <cp:lastModifiedBy>Microsoft Office User</cp:lastModifiedBy>
  <cp:revision>2</cp:revision>
  <dcterms:created xsi:type="dcterms:W3CDTF">2019-11-10T11:06:00Z</dcterms:created>
  <dcterms:modified xsi:type="dcterms:W3CDTF">2019-11-10T11:06:00Z</dcterms:modified>
</cp:coreProperties>
</file>